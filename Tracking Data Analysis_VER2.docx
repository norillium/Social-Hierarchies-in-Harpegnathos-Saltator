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9D464" w14:textId="024E3497" w:rsidR="002C000E" w:rsidRPr="001D062A" w:rsidRDefault="002C000E" w:rsidP="002C000E">
      <w:pPr>
        <w:spacing w:line="480" w:lineRule="auto"/>
        <w:rPr>
          <w:rFonts w:ascii="Book Antiqua" w:hAnsi="Book Antiqua" w:cs="Times New Roman"/>
          <w:sz w:val="24"/>
          <w:szCs w:val="24"/>
        </w:rPr>
      </w:pPr>
      <w:r>
        <w:rPr>
          <w:rFonts w:ascii="Book Antiqua" w:hAnsi="Book Antiqua" w:cs="Times New Roman"/>
          <w:b/>
          <w:bCs/>
          <w:sz w:val="24"/>
          <w:szCs w:val="24"/>
          <w:u w:val="single"/>
        </w:rPr>
        <w:t>Tracking Data Analysis</w:t>
      </w:r>
    </w:p>
    <w:p w14:paraId="5B94B6F6" w14:textId="733BEB15" w:rsidR="002C000E" w:rsidRDefault="002C000E" w:rsidP="002C000E">
      <w:pPr>
        <w:spacing w:line="480" w:lineRule="auto"/>
        <w:ind w:firstLine="720"/>
        <w:rPr>
          <w:rFonts w:ascii="Book Antiqua" w:hAnsi="Book Antiqua" w:cs="Times New Roman"/>
          <w:sz w:val="24"/>
          <w:szCs w:val="24"/>
        </w:rPr>
      </w:pPr>
      <w:r>
        <w:rPr>
          <w:rFonts w:ascii="Book Antiqua" w:hAnsi="Book Antiqua" w:cs="Times New Roman"/>
          <w:sz w:val="24"/>
          <w:szCs w:val="24"/>
        </w:rPr>
        <w:t xml:space="preserve">European collaborator Mate has developed a tracking software which records data about dueling behaviors in </w:t>
      </w:r>
      <w:r>
        <w:rPr>
          <w:rFonts w:ascii="Book Antiqua" w:hAnsi="Book Antiqua" w:cs="Times New Roman"/>
          <w:i/>
          <w:iCs/>
          <w:sz w:val="24"/>
          <w:szCs w:val="24"/>
        </w:rPr>
        <w:t xml:space="preserve">Harpegnathos Saltator </w:t>
      </w:r>
      <w:r>
        <w:rPr>
          <w:rFonts w:ascii="Book Antiqua" w:hAnsi="Book Antiqua" w:cs="Times New Roman"/>
          <w:sz w:val="24"/>
          <w:szCs w:val="24"/>
        </w:rPr>
        <w:t>colonies. The goal of this project is to evaluate the efficacy of his software in comparison to human observers. Does the software pick up too many interactions (too sensitive), or not enough (not sensitive enough)? What is the correlation between human observations and Mate’s observations?</w:t>
      </w:r>
    </w:p>
    <w:p w14:paraId="5CB67E29" w14:textId="3DC12E6F" w:rsidR="002C000E" w:rsidRPr="002C000E" w:rsidRDefault="002C000E" w:rsidP="002C000E">
      <w:pPr>
        <w:spacing w:line="480" w:lineRule="auto"/>
        <w:rPr>
          <w:rFonts w:ascii="Book Antiqua" w:hAnsi="Book Antiqua" w:cs="Times New Roman"/>
          <w:sz w:val="24"/>
          <w:szCs w:val="24"/>
        </w:rPr>
      </w:pPr>
      <w:r>
        <w:rPr>
          <w:rFonts w:ascii="Book Antiqua" w:hAnsi="Book Antiqua" w:cs="Times New Roman"/>
          <w:b/>
          <w:bCs/>
          <w:sz w:val="24"/>
          <w:szCs w:val="24"/>
          <w:u w:val="single"/>
        </w:rPr>
        <w:t>Methods</w:t>
      </w:r>
    </w:p>
    <w:p w14:paraId="55E5C1F7" w14:textId="05DBC802" w:rsidR="002C000E" w:rsidRPr="001D062A" w:rsidRDefault="002C000E" w:rsidP="002C000E">
      <w:pPr>
        <w:spacing w:line="480" w:lineRule="auto"/>
        <w:ind w:firstLine="720"/>
        <w:rPr>
          <w:rFonts w:ascii="Book Antiqua" w:hAnsi="Book Antiqua" w:cs="Times New Roman"/>
          <w:sz w:val="24"/>
          <w:szCs w:val="24"/>
        </w:rPr>
      </w:pPr>
      <w:r w:rsidRPr="001D062A">
        <w:rPr>
          <w:rFonts w:ascii="Book Antiqua" w:hAnsi="Book Antiqua" w:cs="Times New Roman"/>
          <w:sz w:val="24"/>
          <w:szCs w:val="24"/>
        </w:rPr>
        <w:t>In order to evaluate the sensitivity of Mate’s tracking software, I need to compare equivalent data sets (i.e. data collected across the same time period). Mate’s software collected dueling data throughout entire video files while human observers only collected 1 minute of dueling data. In the name of efficiency, we will not observe full video files; the one-minute sample</w:t>
      </w:r>
      <w:ins w:id="0" w:author="Benjamin Pyenson (Student)" w:date="2021-03-29T14:30:00Z">
        <w:r>
          <w:rPr>
            <w:rFonts w:ascii="Book Antiqua" w:hAnsi="Book Antiqua" w:cs="Times New Roman"/>
            <w:sz w:val="24"/>
            <w:szCs w:val="24"/>
          </w:rPr>
          <w:t xml:space="preserve"> per hour</w:t>
        </w:r>
      </w:ins>
      <w:r w:rsidRPr="001D062A">
        <w:rPr>
          <w:rFonts w:ascii="Book Antiqua" w:hAnsi="Book Antiqua" w:cs="Times New Roman"/>
          <w:sz w:val="24"/>
          <w:szCs w:val="24"/>
        </w:rPr>
        <w:t xml:space="preserve"> should be representative of the entire video.</w:t>
      </w:r>
      <w:commentRangeStart w:id="1"/>
      <w:r w:rsidRPr="001D062A">
        <w:rPr>
          <w:rFonts w:ascii="Book Antiqua" w:hAnsi="Book Antiqua" w:cs="Times New Roman"/>
          <w:sz w:val="24"/>
          <w:szCs w:val="24"/>
        </w:rPr>
        <w:t xml:space="preserve"> </w:t>
      </w:r>
      <w:commentRangeEnd w:id="1"/>
      <w:r w:rsidRPr="001D062A">
        <w:rPr>
          <w:rStyle w:val="CommentReference"/>
          <w:rFonts w:ascii="Book Antiqua" w:hAnsi="Book Antiqua"/>
        </w:rPr>
        <w:commentReference w:id="1"/>
      </w:r>
    </w:p>
    <w:p w14:paraId="6A4EFF10" w14:textId="77777777" w:rsidR="002C000E" w:rsidRDefault="002C000E" w:rsidP="002C000E">
      <w:pPr>
        <w:spacing w:line="480" w:lineRule="auto"/>
        <w:ind w:firstLine="720"/>
        <w:rPr>
          <w:rFonts w:ascii="Book Antiqua" w:hAnsi="Book Antiqua" w:cs="Times New Roman"/>
          <w:sz w:val="24"/>
          <w:szCs w:val="24"/>
        </w:rPr>
      </w:pPr>
      <w:r w:rsidRPr="001D062A">
        <w:rPr>
          <w:rFonts w:ascii="Book Antiqua" w:hAnsi="Book Antiqua" w:cs="Times New Roman"/>
          <w:sz w:val="24"/>
          <w:szCs w:val="24"/>
        </w:rPr>
        <w:t>Mate’s tracking data will be cleaned and reinterpreted to the same format of the human observer data as well (presence or absence of dueling for each individual</w:t>
      </w:r>
      <w:r>
        <w:rPr>
          <w:rFonts w:ascii="Book Antiqua" w:hAnsi="Book Antiqua" w:cs="Times New Roman"/>
          <w:sz w:val="24"/>
          <w:szCs w:val="24"/>
        </w:rPr>
        <w:t xml:space="preserve"> in each hour</w:t>
      </w:r>
      <w:r w:rsidRPr="001D062A">
        <w:rPr>
          <w:rFonts w:ascii="Book Antiqua" w:hAnsi="Book Antiqua" w:cs="Times New Roman"/>
          <w:sz w:val="24"/>
          <w:szCs w:val="24"/>
        </w:rPr>
        <w:t>, rather than # of observed duels) for each different colony size.</w:t>
      </w:r>
      <w:r>
        <w:rPr>
          <w:rFonts w:ascii="Book Antiqua" w:hAnsi="Book Antiqua" w:cs="Times New Roman"/>
          <w:sz w:val="24"/>
          <w:szCs w:val="24"/>
        </w:rPr>
        <w:t xml:space="preserve"> To do this, for each video file observed by humans, I will search Mate’s data for recorded duels in the same video file and populate a spreadsheet with the duels that humans observed and those that Mate observed. </w:t>
      </w:r>
      <w:r w:rsidRPr="001D062A">
        <w:rPr>
          <w:rFonts w:ascii="Book Antiqua" w:hAnsi="Book Antiqua" w:cs="Times New Roman"/>
          <w:sz w:val="24"/>
          <w:szCs w:val="24"/>
        </w:rPr>
        <w:t xml:space="preserve">I will then combine the data for each video into one larger data set containing every video observed for each colony size. This data can be used to create a </w:t>
      </w:r>
      <w:r w:rsidRPr="001D062A">
        <w:rPr>
          <w:rFonts w:ascii="Book Antiqua" w:hAnsi="Book Antiqua" w:cs="Times New Roman"/>
          <w:sz w:val="24"/>
          <w:szCs w:val="24"/>
        </w:rPr>
        <w:lastRenderedPageBreak/>
        <w:t xml:space="preserve">2x2 </w:t>
      </w:r>
      <w:r>
        <w:rPr>
          <w:rFonts w:ascii="Book Antiqua" w:hAnsi="Book Antiqua" w:cs="Times New Roman"/>
          <w:sz w:val="24"/>
          <w:szCs w:val="24"/>
        </w:rPr>
        <w:t>contingency</w:t>
      </w:r>
      <w:r w:rsidRPr="001D062A">
        <w:rPr>
          <w:rFonts w:ascii="Book Antiqua" w:hAnsi="Book Antiqua" w:cs="Times New Roman"/>
          <w:sz w:val="24"/>
          <w:szCs w:val="24"/>
        </w:rPr>
        <w:t xml:space="preserve"> table which shows the frequency of each possibility: the human and the software agree that an ant has dueled, the human and the software agree that an ant has not dueled, the human believes an ant dueled and the computer does not (false negative), and the human does not believe an ant has dueled while the computer does (false positive). These tables will be generated for each </w:t>
      </w:r>
      <w:r>
        <w:rPr>
          <w:rFonts w:ascii="Book Antiqua" w:hAnsi="Book Antiqua" w:cs="Times New Roman"/>
          <w:sz w:val="24"/>
          <w:szCs w:val="24"/>
        </w:rPr>
        <w:t>group</w:t>
      </w:r>
      <w:r w:rsidRPr="001D062A">
        <w:rPr>
          <w:rFonts w:ascii="Book Antiqua" w:hAnsi="Book Antiqua" w:cs="Times New Roman"/>
          <w:sz w:val="24"/>
          <w:szCs w:val="24"/>
        </w:rPr>
        <w:t xml:space="preserve"> size and will be useful in determining the accuracy of the software across colony sizes.</w:t>
      </w:r>
    </w:p>
    <w:p w14:paraId="739BFCF3" w14:textId="371F226E" w:rsidR="002C000E" w:rsidRDefault="002C000E" w:rsidP="002C000E">
      <w:pPr>
        <w:spacing w:line="480" w:lineRule="auto"/>
        <w:ind w:firstLine="720"/>
        <w:rPr>
          <w:rFonts w:ascii="Book Antiqua" w:hAnsi="Book Antiqua" w:cs="Times New Roman"/>
          <w:sz w:val="24"/>
          <w:szCs w:val="24"/>
        </w:rPr>
      </w:pPr>
      <w:r>
        <w:rPr>
          <w:rFonts w:ascii="Book Antiqua" w:hAnsi="Book Antiqua" w:cs="Times New Roman"/>
          <w:sz w:val="24"/>
          <w:szCs w:val="24"/>
        </w:rPr>
        <w:t xml:space="preserve">In addition to the human and software collected presence absence data, I will also </w:t>
      </w:r>
      <w:commentRangeStart w:id="2"/>
      <w:r>
        <w:rPr>
          <w:rFonts w:ascii="Book Antiqua" w:hAnsi="Book Antiqua" w:cs="Times New Roman"/>
          <w:sz w:val="24"/>
          <w:szCs w:val="24"/>
        </w:rPr>
        <w:t xml:space="preserve">clean </w:t>
      </w:r>
      <w:commentRangeEnd w:id="2"/>
      <w:r>
        <w:rPr>
          <w:rStyle w:val="CommentReference"/>
        </w:rPr>
        <w:commentReference w:id="2"/>
      </w:r>
      <w:r>
        <w:rPr>
          <w:rFonts w:ascii="Book Antiqua" w:hAnsi="Book Antiqua" w:cs="Times New Roman"/>
          <w:sz w:val="24"/>
          <w:szCs w:val="24"/>
        </w:rPr>
        <w:t xml:space="preserve">Mate’s data to include DuelNumber and DuelLength. This is essentially the same process mentioned above, except I will populate the spreadsheet with DuelNumber and DuelLength rather than presence/absence data. These categories have not been explicitly defined yet, but I can reasonably assume that DuelNumber represents either the number of discrete dueling events (i.e. two ants start dueling, stop, then start again is a DuelNumber of 2) or the number of approach/avoidances the software observes. DuelLength likely represents the time (the number of frames or seconds) an ant is recorded dueling for. </w:t>
      </w:r>
      <w:commentRangeStart w:id="3"/>
      <w:r>
        <w:rPr>
          <w:rFonts w:ascii="Book Antiqua" w:hAnsi="Book Antiqua" w:cs="Times New Roman"/>
          <w:sz w:val="24"/>
          <w:szCs w:val="24"/>
        </w:rPr>
        <w:t>These metrics, as well as the presence</w:t>
      </w:r>
      <w:ins w:id="4" w:author="Benjamin Pyenson (Student)" w:date="2021-03-29T14:31:00Z">
        <w:r>
          <w:rPr>
            <w:rFonts w:ascii="Book Antiqua" w:hAnsi="Book Antiqua" w:cs="Times New Roman"/>
            <w:sz w:val="24"/>
            <w:szCs w:val="24"/>
          </w:rPr>
          <w:t>/</w:t>
        </w:r>
      </w:ins>
      <w:del w:id="5" w:author="Benjamin Pyenson (Student)" w:date="2021-03-29T14:31:00Z">
        <w:r w:rsidDel="002D0692">
          <w:rPr>
            <w:rFonts w:ascii="Book Antiqua" w:hAnsi="Book Antiqua" w:cs="Times New Roman"/>
            <w:sz w:val="24"/>
            <w:szCs w:val="24"/>
          </w:rPr>
          <w:delText xml:space="preserve"> </w:delText>
        </w:r>
      </w:del>
      <w:r>
        <w:rPr>
          <w:rFonts w:ascii="Book Antiqua" w:hAnsi="Book Antiqua" w:cs="Times New Roman"/>
          <w:sz w:val="24"/>
          <w:szCs w:val="24"/>
        </w:rPr>
        <w:t>absence data, will be summed for each ant across the entire recording period for each group, and then divided by the sum of total behaviors for all ants across the entire recording period for each group</w:t>
      </w:r>
      <w:commentRangeEnd w:id="3"/>
      <w:r>
        <w:rPr>
          <w:rFonts w:ascii="Book Antiqua" w:hAnsi="Book Antiqua" w:cs="Times New Roman"/>
          <w:sz w:val="24"/>
          <w:szCs w:val="24"/>
        </w:rPr>
        <w:t xml:space="preserve"> (</w:t>
      </w:r>
      <w:r>
        <w:rPr>
          <w:rStyle w:val="CommentReference"/>
        </w:rPr>
        <w:commentReference w:id="3"/>
      </w:r>
      <m:oMath>
        <m:r>
          <w:rPr>
            <w:rFonts w:ascii="Cambria Math" w:hAnsi="Cambria Math" w:cs="Times New Roman"/>
            <w:sz w:val="24"/>
            <w:szCs w:val="24"/>
          </w:rPr>
          <m:t>Human Obs. Relative Dueling Frequency=</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Individua</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r>
                  <w:rPr>
                    <w:rFonts w:ascii="Cambria Math" w:hAnsi="Cambria Math" w:cs="Times New Roman"/>
                    <w:sz w:val="24"/>
                    <w:szCs w:val="24"/>
                  </w:rPr>
                  <m:t xml:space="preserve">s human-recorded duels </m:t>
                </m:r>
              </m:e>
            </m:nary>
          </m:num>
          <m:den>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All human-recorded duels</m:t>
                </m:r>
              </m:e>
            </m:nary>
          </m:den>
        </m:f>
      </m:oMath>
      <w:r>
        <w:rPr>
          <w:rFonts w:eastAsiaTheme="minorEastAsia"/>
          <w:sz w:val="24"/>
          <w:szCs w:val="24"/>
        </w:rPr>
        <w:t>)</w:t>
      </w:r>
      <w:r>
        <w:rPr>
          <w:rFonts w:ascii="Book Antiqua" w:hAnsi="Book Antiqua" w:cs="Times New Roman"/>
          <w:sz w:val="24"/>
          <w:szCs w:val="24"/>
        </w:rPr>
        <w:t xml:space="preserve"> .This provides us with a distribution of relative frequency of dueling for each different metric. </w:t>
      </w:r>
      <w:commentRangeStart w:id="6"/>
      <w:r>
        <w:rPr>
          <w:rFonts w:ascii="Book Antiqua" w:hAnsi="Book Antiqua" w:cs="Times New Roman"/>
          <w:sz w:val="24"/>
          <w:szCs w:val="24"/>
        </w:rPr>
        <w:t xml:space="preserve">I hope to see that these distributions are </w:t>
      </w:r>
      <w:r>
        <w:rPr>
          <w:rFonts w:ascii="Book Antiqua" w:hAnsi="Book Antiqua" w:cs="Times New Roman"/>
          <w:sz w:val="24"/>
          <w:szCs w:val="24"/>
        </w:rPr>
        <w:lastRenderedPageBreak/>
        <w:t>statistically identical; this would imply that Mate’s tracking software is sufficiently accurate and sensitive.</w:t>
      </w:r>
      <w:commentRangeEnd w:id="6"/>
      <w:r>
        <w:rPr>
          <w:rStyle w:val="CommentReference"/>
        </w:rPr>
        <w:commentReference w:id="6"/>
      </w:r>
    </w:p>
    <w:p w14:paraId="4243E4F2" w14:textId="1E9D0D3A" w:rsidR="002C000E" w:rsidRPr="001D062A" w:rsidRDefault="002C000E" w:rsidP="002C000E">
      <w:pPr>
        <w:spacing w:line="480" w:lineRule="auto"/>
        <w:ind w:firstLine="720"/>
        <w:rPr>
          <w:rFonts w:ascii="Book Antiqua" w:hAnsi="Book Antiqua" w:cs="Times New Roman"/>
          <w:sz w:val="24"/>
          <w:szCs w:val="24"/>
        </w:rPr>
      </w:pPr>
      <w:r>
        <w:rPr>
          <w:rFonts w:ascii="Book Antiqua" w:hAnsi="Book Antiqua" w:cs="Times New Roman"/>
          <w:sz w:val="24"/>
          <w:szCs w:val="24"/>
        </w:rPr>
        <w:t>Additionally, I will create time-series plots using both human and Mate’s data. I will sum the number of times each ant is recorded dueling in each day, one sum for each data source. For each ant, I will graph its dueling behavior over time (days on x-axis, dueling sum on y-axis) for both data sets. The correlation between these two lines should reveal effective Mate’s tracking software is (higher correlation = more effective).</w:t>
      </w:r>
    </w:p>
    <w:p w14:paraId="41B2FCB1" w14:textId="77777777" w:rsidR="002C000E" w:rsidRPr="001D062A" w:rsidRDefault="002C000E" w:rsidP="002C000E">
      <w:pPr>
        <w:spacing w:line="480" w:lineRule="auto"/>
        <w:rPr>
          <w:rFonts w:ascii="Book Antiqua" w:hAnsi="Book Antiqua"/>
          <w:b/>
          <w:bCs/>
          <w:u w:val="single"/>
        </w:rPr>
      </w:pPr>
      <w:r w:rsidRPr="001D062A">
        <w:rPr>
          <w:rFonts w:ascii="Book Antiqua" w:hAnsi="Book Antiqua"/>
          <w:b/>
          <w:bCs/>
          <w:u w:val="single"/>
        </w:rPr>
        <w:t>Tracking Data Analysis – Preliminary Results</w:t>
      </w:r>
    </w:p>
    <w:p w14:paraId="0A94F7E8" w14:textId="77777777" w:rsidR="002C000E" w:rsidRPr="001D062A" w:rsidRDefault="002C000E" w:rsidP="002C000E">
      <w:pPr>
        <w:spacing w:line="480" w:lineRule="auto"/>
        <w:rPr>
          <w:rFonts w:ascii="Book Antiqua" w:hAnsi="Book Antiqua"/>
          <w:b/>
          <w:bCs/>
        </w:rPr>
      </w:pPr>
      <w:r w:rsidRPr="001D062A">
        <w:rPr>
          <w:rFonts w:ascii="Book Antiqua" w:hAnsi="Book Antiqua"/>
          <w:b/>
          <w:bCs/>
        </w:rPr>
        <w:t>60W – SAFC20A Group:</w:t>
      </w:r>
    </w:p>
    <w:p w14:paraId="0FF73E73" w14:textId="77777777" w:rsidR="002C000E" w:rsidRPr="001D062A" w:rsidRDefault="002C000E" w:rsidP="002C000E">
      <w:pPr>
        <w:spacing w:line="480" w:lineRule="auto"/>
        <w:jc w:val="center"/>
        <w:rPr>
          <w:rFonts w:ascii="Book Antiqua" w:hAnsi="Book Antiqua"/>
          <w:b/>
          <w:bCs/>
        </w:rPr>
      </w:pPr>
      <w:r w:rsidRPr="001D062A">
        <w:rPr>
          <w:rFonts w:ascii="Book Antiqua" w:hAnsi="Book Antiqua"/>
          <w:b/>
          <w:bCs/>
        </w:rPr>
        <w:t>Observation Contingency Table – 60W_SAFC20A</w:t>
      </w:r>
    </w:p>
    <w:tbl>
      <w:tblPr>
        <w:tblStyle w:val="TableGrid"/>
        <w:tblW w:w="0" w:type="auto"/>
        <w:tblLook w:val="04A0" w:firstRow="1" w:lastRow="0" w:firstColumn="1" w:lastColumn="0" w:noHBand="0" w:noVBand="1"/>
      </w:tblPr>
      <w:tblGrid>
        <w:gridCol w:w="2337"/>
        <w:gridCol w:w="2337"/>
        <w:gridCol w:w="2338"/>
        <w:gridCol w:w="2338"/>
      </w:tblGrid>
      <w:tr w:rsidR="002C000E" w:rsidRPr="001D062A" w14:paraId="360FA906" w14:textId="77777777" w:rsidTr="00851D27">
        <w:tc>
          <w:tcPr>
            <w:tcW w:w="2337" w:type="dxa"/>
            <w:shd w:val="clear" w:color="auto" w:fill="A5A5A5" w:themeFill="accent3"/>
          </w:tcPr>
          <w:p w14:paraId="1B2379FA" w14:textId="77777777" w:rsidR="002C000E" w:rsidRPr="001D062A" w:rsidRDefault="002C000E" w:rsidP="00851D27">
            <w:pPr>
              <w:spacing w:line="480" w:lineRule="auto"/>
              <w:rPr>
                <w:rFonts w:ascii="Book Antiqua" w:hAnsi="Book Antiqua"/>
              </w:rPr>
            </w:pPr>
          </w:p>
        </w:tc>
        <w:tc>
          <w:tcPr>
            <w:tcW w:w="7013" w:type="dxa"/>
            <w:gridSpan w:val="3"/>
            <w:shd w:val="clear" w:color="auto" w:fill="A5A5A5" w:themeFill="accent3"/>
          </w:tcPr>
          <w:p w14:paraId="3B0B2823" w14:textId="77777777" w:rsidR="002C000E" w:rsidRPr="001D062A" w:rsidRDefault="002C000E" w:rsidP="00851D27">
            <w:pPr>
              <w:spacing w:line="480" w:lineRule="auto"/>
              <w:jc w:val="center"/>
              <w:rPr>
                <w:rFonts w:ascii="Book Antiqua" w:hAnsi="Book Antiqua"/>
              </w:rPr>
            </w:pPr>
            <w:r w:rsidRPr="001D062A">
              <w:rPr>
                <w:rFonts w:ascii="Book Antiqua" w:hAnsi="Book Antiqua"/>
              </w:rPr>
              <w:t>Tracking Software Presence/Absence Results</w:t>
            </w:r>
          </w:p>
        </w:tc>
      </w:tr>
      <w:tr w:rsidR="002C000E" w:rsidRPr="001D062A" w14:paraId="076368E6" w14:textId="77777777" w:rsidTr="00851D27">
        <w:tc>
          <w:tcPr>
            <w:tcW w:w="2337" w:type="dxa"/>
            <w:vMerge w:val="restart"/>
            <w:shd w:val="clear" w:color="auto" w:fill="A5A5A5" w:themeFill="accent3"/>
          </w:tcPr>
          <w:p w14:paraId="11D40AA6" w14:textId="77777777" w:rsidR="002C000E" w:rsidRPr="001D062A" w:rsidRDefault="002C000E" w:rsidP="00851D27">
            <w:pPr>
              <w:spacing w:line="480" w:lineRule="auto"/>
              <w:jc w:val="center"/>
              <w:rPr>
                <w:rFonts w:ascii="Book Antiqua" w:hAnsi="Book Antiqua"/>
              </w:rPr>
            </w:pPr>
            <w:r w:rsidRPr="001D062A">
              <w:rPr>
                <w:rFonts w:ascii="Book Antiqua" w:hAnsi="Book Antiqua"/>
              </w:rPr>
              <w:t>Human Presence/Absence Results</w:t>
            </w:r>
          </w:p>
        </w:tc>
        <w:tc>
          <w:tcPr>
            <w:tcW w:w="2337" w:type="dxa"/>
            <w:shd w:val="clear" w:color="auto" w:fill="BFBFBF" w:themeFill="background1" w:themeFillShade="BF"/>
          </w:tcPr>
          <w:p w14:paraId="0EA93004" w14:textId="77777777" w:rsidR="002C000E" w:rsidRPr="001D062A" w:rsidRDefault="002C000E" w:rsidP="00851D27">
            <w:pPr>
              <w:spacing w:line="480" w:lineRule="auto"/>
              <w:rPr>
                <w:rFonts w:ascii="Book Antiqua" w:hAnsi="Book Antiqua"/>
              </w:rPr>
            </w:pPr>
          </w:p>
        </w:tc>
        <w:tc>
          <w:tcPr>
            <w:tcW w:w="2338" w:type="dxa"/>
            <w:shd w:val="clear" w:color="auto" w:fill="BFBFBF" w:themeFill="background1" w:themeFillShade="BF"/>
          </w:tcPr>
          <w:p w14:paraId="0BA3B54A" w14:textId="77777777" w:rsidR="002C000E" w:rsidRPr="001D062A" w:rsidRDefault="002C000E" w:rsidP="00851D27">
            <w:pPr>
              <w:spacing w:line="480" w:lineRule="auto"/>
              <w:rPr>
                <w:rFonts w:ascii="Book Antiqua" w:hAnsi="Book Antiqua"/>
              </w:rPr>
            </w:pPr>
            <w:r w:rsidRPr="001D062A">
              <w:rPr>
                <w:rFonts w:ascii="Book Antiqua" w:hAnsi="Book Antiqua"/>
              </w:rPr>
              <w:t>0 (no duel observed)</w:t>
            </w:r>
          </w:p>
        </w:tc>
        <w:tc>
          <w:tcPr>
            <w:tcW w:w="2338" w:type="dxa"/>
            <w:shd w:val="clear" w:color="auto" w:fill="BFBFBF" w:themeFill="background1" w:themeFillShade="BF"/>
          </w:tcPr>
          <w:p w14:paraId="226E9553" w14:textId="77777777" w:rsidR="002C000E" w:rsidRPr="001D062A" w:rsidRDefault="002C000E" w:rsidP="00851D27">
            <w:pPr>
              <w:spacing w:line="480" w:lineRule="auto"/>
              <w:rPr>
                <w:rFonts w:ascii="Book Antiqua" w:hAnsi="Book Antiqua"/>
              </w:rPr>
            </w:pPr>
            <w:r w:rsidRPr="001D062A">
              <w:rPr>
                <w:rFonts w:ascii="Book Antiqua" w:hAnsi="Book Antiqua"/>
              </w:rPr>
              <w:t>1 (duel observed)</w:t>
            </w:r>
          </w:p>
        </w:tc>
      </w:tr>
      <w:tr w:rsidR="002C000E" w:rsidRPr="001D062A" w14:paraId="026D38C7" w14:textId="77777777" w:rsidTr="00851D27">
        <w:tc>
          <w:tcPr>
            <w:tcW w:w="2337" w:type="dxa"/>
            <w:vMerge/>
            <w:shd w:val="clear" w:color="auto" w:fill="A5A5A5" w:themeFill="accent3"/>
          </w:tcPr>
          <w:p w14:paraId="0BBBE792" w14:textId="77777777" w:rsidR="002C000E" w:rsidRPr="001D062A" w:rsidRDefault="002C000E" w:rsidP="00851D27">
            <w:pPr>
              <w:spacing w:line="480" w:lineRule="auto"/>
              <w:rPr>
                <w:rFonts w:ascii="Book Antiqua" w:hAnsi="Book Antiqua"/>
              </w:rPr>
            </w:pPr>
          </w:p>
        </w:tc>
        <w:tc>
          <w:tcPr>
            <w:tcW w:w="2337" w:type="dxa"/>
            <w:shd w:val="clear" w:color="auto" w:fill="BFBFBF" w:themeFill="background1" w:themeFillShade="BF"/>
          </w:tcPr>
          <w:p w14:paraId="42AF7F5D" w14:textId="77777777" w:rsidR="002C000E" w:rsidRPr="001D062A" w:rsidRDefault="002C000E" w:rsidP="00851D27">
            <w:pPr>
              <w:spacing w:line="480" w:lineRule="auto"/>
              <w:rPr>
                <w:rFonts w:ascii="Book Antiqua" w:hAnsi="Book Antiqua"/>
              </w:rPr>
            </w:pPr>
            <w:r w:rsidRPr="001D062A">
              <w:rPr>
                <w:rFonts w:ascii="Book Antiqua" w:hAnsi="Book Antiqua"/>
              </w:rPr>
              <w:t>0 (no duel observed)</w:t>
            </w:r>
          </w:p>
        </w:tc>
        <w:tc>
          <w:tcPr>
            <w:tcW w:w="2338" w:type="dxa"/>
            <w:shd w:val="clear" w:color="auto" w:fill="E7E6E6" w:themeFill="background2"/>
          </w:tcPr>
          <w:p w14:paraId="61B5FCE2" w14:textId="77777777" w:rsidR="002C000E" w:rsidRPr="001D062A" w:rsidRDefault="002C000E" w:rsidP="00851D27">
            <w:pPr>
              <w:spacing w:line="480" w:lineRule="auto"/>
              <w:rPr>
                <w:rFonts w:ascii="Book Antiqua" w:hAnsi="Book Antiqua"/>
              </w:rPr>
            </w:pPr>
            <w:r w:rsidRPr="001D062A">
              <w:rPr>
                <w:rFonts w:ascii="Book Antiqua" w:hAnsi="Book Antiqua"/>
              </w:rPr>
              <w:t>4150</w:t>
            </w:r>
          </w:p>
        </w:tc>
        <w:tc>
          <w:tcPr>
            <w:tcW w:w="2338" w:type="dxa"/>
            <w:shd w:val="clear" w:color="auto" w:fill="E7E6E6" w:themeFill="background2"/>
          </w:tcPr>
          <w:p w14:paraId="1DB34BBC" w14:textId="77777777" w:rsidR="002C000E" w:rsidRPr="001D062A" w:rsidRDefault="002C000E" w:rsidP="00851D27">
            <w:pPr>
              <w:spacing w:line="480" w:lineRule="auto"/>
              <w:rPr>
                <w:rFonts w:ascii="Book Antiqua" w:hAnsi="Book Antiqua"/>
              </w:rPr>
            </w:pPr>
            <w:r w:rsidRPr="001D062A">
              <w:rPr>
                <w:rFonts w:ascii="Book Antiqua" w:hAnsi="Book Antiqua"/>
              </w:rPr>
              <w:t>465</w:t>
            </w:r>
          </w:p>
        </w:tc>
      </w:tr>
      <w:tr w:rsidR="002C000E" w:rsidRPr="001D062A" w14:paraId="509C8747" w14:textId="77777777" w:rsidTr="00851D27">
        <w:tc>
          <w:tcPr>
            <w:tcW w:w="2337" w:type="dxa"/>
            <w:vMerge/>
            <w:shd w:val="clear" w:color="auto" w:fill="A5A5A5" w:themeFill="accent3"/>
          </w:tcPr>
          <w:p w14:paraId="3327D6BA" w14:textId="77777777" w:rsidR="002C000E" w:rsidRPr="001D062A" w:rsidRDefault="002C000E" w:rsidP="00851D27">
            <w:pPr>
              <w:spacing w:line="480" w:lineRule="auto"/>
              <w:rPr>
                <w:rFonts w:ascii="Book Antiqua" w:hAnsi="Book Antiqua"/>
              </w:rPr>
            </w:pPr>
          </w:p>
        </w:tc>
        <w:tc>
          <w:tcPr>
            <w:tcW w:w="2337" w:type="dxa"/>
            <w:shd w:val="clear" w:color="auto" w:fill="BFBFBF" w:themeFill="background1" w:themeFillShade="BF"/>
          </w:tcPr>
          <w:p w14:paraId="1A656C66" w14:textId="77777777" w:rsidR="002C000E" w:rsidRPr="001D062A" w:rsidRDefault="002C000E" w:rsidP="00851D27">
            <w:pPr>
              <w:spacing w:line="480" w:lineRule="auto"/>
              <w:rPr>
                <w:rFonts w:ascii="Book Antiqua" w:hAnsi="Book Antiqua"/>
              </w:rPr>
            </w:pPr>
            <w:r w:rsidRPr="001D062A">
              <w:rPr>
                <w:rFonts w:ascii="Book Antiqua" w:hAnsi="Book Antiqua"/>
              </w:rPr>
              <w:t>1 (duel observed)</w:t>
            </w:r>
          </w:p>
        </w:tc>
        <w:tc>
          <w:tcPr>
            <w:tcW w:w="2338" w:type="dxa"/>
            <w:shd w:val="clear" w:color="auto" w:fill="E7E6E6" w:themeFill="background2"/>
          </w:tcPr>
          <w:p w14:paraId="3FFC52D5" w14:textId="77777777" w:rsidR="002C000E" w:rsidRPr="001D062A" w:rsidRDefault="002C000E" w:rsidP="00851D27">
            <w:pPr>
              <w:spacing w:line="480" w:lineRule="auto"/>
              <w:rPr>
                <w:rFonts w:ascii="Book Antiqua" w:hAnsi="Book Antiqua"/>
              </w:rPr>
            </w:pPr>
            <w:r w:rsidRPr="001D062A">
              <w:rPr>
                <w:rFonts w:ascii="Book Antiqua" w:hAnsi="Book Antiqua"/>
              </w:rPr>
              <w:t>24</w:t>
            </w:r>
          </w:p>
        </w:tc>
        <w:tc>
          <w:tcPr>
            <w:tcW w:w="2338" w:type="dxa"/>
            <w:shd w:val="clear" w:color="auto" w:fill="E7E6E6" w:themeFill="background2"/>
          </w:tcPr>
          <w:p w14:paraId="4E027DAF" w14:textId="77777777" w:rsidR="002C000E" w:rsidRPr="001D062A" w:rsidRDefault="002C000E" w:rsidP="00851D27">
            <w:pPr>
              <w:spacing w:line="480" w:lineRule="auto"/>
              <w:rPr>
                <w:rFonts w:ascii="Book Antiqua" w:hAnsi="Book Antiqua"/>
              </w:rPr>
            </w:pPr>
            <w:r w:rsidRPr="001D062A">
              <w:rPr>
                <w:rFonts w:ascii="Book Antiqua" w:hAnsi="Book Antiqua"/>
              </w:rPr>
              <w:t>581</w:t>
            </w:r>
          </w:p>
        </w:tc>
      </w:tr>
    </w:tbl>
    <w:p w14:paraId="1FFE8D6E" w14:textId="77777777" w:rsidR="002C000E" w:rsidRPr="001D062A" w:rsidRDefault="002C000E" w:rsidP="002C000E">
      <w:pPr>
        <w:spacing w:line="480" w:lineRule="auto"/>
        <w:jc w:val="center"/>
        <w:rPr>
          <w:rStyle w:val="SubtleEmphasis"/>
          <w:rFonts w:ascii="Book Antiqua" w:hAnsi="Book Antiqua"/>
        </w:rPr>
      </w:pPr>
    </w:p>
    <w:p w14:paraId="03847840" w14:textId="77777777" w:rsidR="002C000E" w:rsidRPr="001D062A" w:rsidRDefault="002C000E" w:rsidP="002C000E">
      <w:pPr>
        <w:spacing w:line="480" w:lineRule="auto"/>
        <w:jc w:val="center"/>
        <w:rPr>
          <w:rStyle w:val="SubtleEmphasis"/>
          <w:rFonts w:ascii="Book Antiqua" w:hAnsi="Book Antiqua"/>
        </w:rPr>
      </w:pPr>
      <w:r w:rsidRPr="001D062A">
        <w:rPr>
          <w:rStyle w:val="SubtleEmphasis"/>
          <w:rFonts w:ascii="Book Antiqua" w:hAnsi="Book Antiqua"/>
        </w:rPr>
        <w:t xml:space="preserve">Figure 1: Contingency table showing agreements and discrepancies between human observers and tracking software. A count at (1,0) represents a false positive – The tracking software observed a duel where a human did not. Conversely, a count at (0,1) represents a false negative – A human observed a duel where the tracking software did not. Since humans only observe 1 </w:t>
      </w:r>
      <w:r>
        <w:rPr>
          <w:rStyle w:val="SubtleEmphasis"/>
          <w:rFonts w:ascii="Book Antiqua" w:hAnsi="Book Antiqua"/>
        </w:rPr>
        <w:t xml:space="preserve">randomly-selected </w:t>
      </w:r>
      <w:r w:rsidRPr="001D062A">
        <w:rPr>
          <w:rStyle w:val="SubtleEmphasis"/>
          <w:rFonts w:ascii="Book Antiqua" w:hAnsi="Book Antiqua"/>
        </w:rPr>
        <w:t xml:space="preserve">minute of footage per hour while the software observes </w:t>
      </w:r>
      <w:r>
        <w:rPr>
          <w:rStyle w:val="SubtleEmphasis"/>
          <w:rFonts w:ascii="Book Antiqua" w:hAnsi="Book Antiqua"/>
        </w:rPr>
        <w:t>the full amount of time filmed</w:t>
      </w:r>
      <w:r w:rsidRPr="001D062A">
        <w:rPr>
          <w:rStyle w:val="SubtleEmphasis"/>
          <w:rFonts w:ascii="Book Antiqua" w:hAnsi="Book Antiqua"/>
        </w:rPr>
        <w:t>, false positives are to be expected. False negatives are more indicative of flaws in the software</w:t>
      </w:r>
      <w:r>
        <w:t xml:space="preserve">. </w:t>
      </w:r>
      <w:r w:rsidRPr="005E458D">
        <w:rPr>
          <w:rStyle w:val="SubtleEmphasis"/>
          <w:rFonts w:ascii="Book Antiqua" w:hAnsi="Book Antiqua"/>
        </w:rPr>
        <w:t>This data spans the full unstable period which humans sub-sampled 1 randomly</w:t>
      </w:r>
      <w:r>
        <w:rPr>
          <w:rStyle w:val="SubtleEmphasis"/>
          <w:rFonts w:ascii="Book Antiqua" w:hAnsi="Book Antiqua"/>
        </w:rPr>
        <w:t xml:space="preserve"> </w:t>
      </w:r>
      <w:r w:rsidRPr="005E458D">
        <w:rPr>
          <w:rStyle w:val="SubtleEmphasis"/>
          <w:rFonts w:ascii="Book Antiqua" w:hAnsi="Book Antiqua"/>
        </w:rPr>
        <w:t>selected minute each hour</w:t>
      </w:r>
      <w:r>
        <w:rPr>
          <w:rStyle w:val="SubtleEmphasis"/>
          <w:rFonts w:ascii="Book Antiqua" w:hAnsi="Book Antiqua"/>
        </w:rPr>
        <w:t xml:space="preserve"> (**need to write a script to </w:t>
      </w:r>
      <w:r>
        <w:rPr>
          <w:rStyle w:val="SubtleEmphasis"/>
          <w:rFonts w:ascii="Book Antiqua" w:hAnsi="Book Antiqua"/>
        </w:rPr>
        <w:lastRenderedPageBreak/>
        <w:t>count # of hours observed)</w:t>
      </w:r>
      <w:r w:rsidRPr="005E458D">
        <w:rPr>
          <w:rStyle w:val="SubtleEmphasis"/>
          <w:rFonts w:ascii="Book Antiqua" w:hAnsi="Book Antiqua"/>
        </w:rPr>
        <w:t xml:space="preserve">. </w:t>
      </w:r>
      <w:r w:rsidRPr="001D062A">
        <w:rPr>
          <w:rStyle w:val="SubtleEmphasis"/>
          <w:rFonts w:ascii="Book Antiqua" w:hAnsi="Book Antiqua"/>
        </w:rPr>
        <w:t xml:space="preserve">Mate’s tracking data was </w:t>
      </w:r>
      <w:commentRangeStart w:id="7"/>
      <w:r w:rsidRPr="001D062A">
        <w:rPr>
          <w:rStyle w:val="SubtleEmphasis"/>
          <w:rFonts w:ascii="Book Antiqua" w:hAnsi="Book Antiqua"/>
        </w:rPr>
        <w:t xml:space="preserve">cleaned </w:t>
      </w:r>
      <w:commentRangeEnd w:id="7"/>
      <w:r>
        <w:rPr>
          <w:rStyle w:val="CommentReference"/>
        </w:rPr>
        <w:commentReference w:id="7"/>
      </w:r>
      <w:r w:rsidRPr="001D062A">
        <w:rPr>
          <w:rStyle w:val="SubtleEmphasis"/>
          <w:rFonts w:ascii="Book Antiqua" w:hAnsi="Book Antiqua"/>
        </w:rPr>
        <w:t xml:space="preserve">and </w:t>
      </w:r>
      <w:r>
        <w:rPr>
          <w:rStyle w:val="SubtleEmphasis"/>
          <w:rFonts w:ascii="Book Antiqua" w:hAnsi="Book Antiqua"/>
        </w:rPr>
        <w:t>compared</w:t>
      </w:r>
      <w:commentRangeStart w:id="8"/>
      <w:r w:rsidRPr="001D062A">
        <w:rPr>
          <w:rStyle w:val="SubtleEmphasis"/>
          <w:rFonts w:ascii="Book Antiqua" w:hAnsi="Book Antiqua"/>
        </w:rPr>
        <w:t xml:space="preserve"> </w:t>
      </w:r>
      <w:commentRangeEnd w:id="8"/>
      <w:r>
        <w:rPr>
          <w:rStyle w:val="CommentReference"/>
        </w:rPr>
        <w:commentReference w:id="8"/>
      </w:r>
      <w:r w:rsidRPr="001D062A">
        <w:rPr>
          <w:rStyle w:val="SubtleEmphasis"/>
          <w:rFonts w:ascii="Book Antiqua" w:hAnsi="Book Antiqua"/>
        </w:rPr>
        <w:t>with human observation data as presence/absence data. Agreements and discrepancies were summed across the entire filming period to populate this table.</w:t>
      </w:r>
    </w:p>
    <w:p w14:paraId="0C05E713" w14:textId="77777777" w:rsidR="002C000E" w:rsidRPr="001D062A" w:rsidRDefault="002C000E" w:rsidP="002C000E">
      <w:pPr>
        <w:spacing w:line="480" w:lineRule="auto"/>
        <w:jc w:val="center"/>
        <w:rPr>
          <w:rStyle w:val="SubtleEmphasis"/>
          <w:rFonts w:ascii="Book Antiqua" w:hAnsi="Book Antiqua"/>
        </w:rPr>
      </w:pPr>
    </w:p>
    <w:p w14:paraId="597E83BD" w14:textId="77777777" w:rsidR="002C000E" w:rsidRPr="001D062A" w:rsidRDefault="002C000E" w:rsidP="002C000E">
      <w:pPr>
        <w:spacing w:line="480" w:lineRule="auto"/>
        <w:jc w:val="center"/>
        <w:rPr>
          <w:rStyle w:val="SubtleEmphasis"/>
          <w:rFonts w:ascii="Book Antiqua" w:hAnsi="Book Antiqua"/>
        </w:rPr>
      </w:pPr>
    </w:p>
    <w:p w14:paraId="6590E092" w14:textId="77777777" w:rsidR="002C000E" w:rsidRPr="001D062A" w:rsidRDefault="002C000E" w:rsidP="002C000E">
      <w:pPr>
        <w:spacing w:line="480" w:lineRule="auto"/>
        <w:jc w:val="center"/>
        <w:rPr>
          <w:rStyle w:val="SubtleEmphasis"/>
          <w:rFonts w:ascii="Book Antiqua" w:hAnsi="Book Antiqua"/>
        </w:rPr>
      </w:pPr>
      <w:r w:rsidRPr="001D062A">
        <w:rPr>
          <w:rStyle w:val="SubtleEmphasis"/>
          <w:rFonts w:ascii="Book Antiqua" w:hAnsi="Book Antiqua"/>
          <w:noProof/>
        </w:rPr>
        <w:drawing>
          <wp:inline distT="0" distB="0" distL="0" distR="0" wp14:anchorId="304EE9C5" wp14:editId="5E6AEB3A">
            <wp:extent cx="6106160" cy="296091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7779" cy="2966548"/>
                    </a:xfrm>
                    <a:prstGeom prst="rect">
                      <a:avLst/>
                    </a:prstGeom>
                    <a:noFill/>
                    <a:ln>
                      <a:noFill/>
                    </a:ln>
                  </pic:spPr>
                </pic:pic>
              </a:graphicData>
            </a:graphic>
          </wp:inline>
        </w:drawing>
      </w:r>
    </w:p>
    <w:p w14:paraId="020424FF" w14:textId="6CA6E8CE" w:rsidR="002C000E" w:rsidRDefault="002C000E" w:rsidP="002C000E">
      <w:pPr>
        <w:spacing w:line="480" w:lineRule="auto"/>
        <w:jc w:val="center"/>
        <w:rPr>
          <w:rStyle w:val="SubtleEmphasis"/>
          <w:rFonts w:ascii="Book Antiqua" w:hAnsi="Book Antiqua"/>
        </w:rPr>
      </w:pPr>
      <w:r w:rsidRPr="001D062A">
        <w:rPr>
          <w:rStyle w:val="SubtleEmphasis"/>
          <w:rFonts w:ascii="Book Antiqua" w:hAnsi="Book Antiqua"/>
        </w:rPr>
        <w:t xml:space="preserve">Figure 2: This graph compares </w:t>
      </w:r>
      <w:commentRangeStart w:id="9"/>
      <w:r w:rsidRPr="001D062A">
        <w:rPr>
          <w:rStyle w:val="SubtleEmphasis"/>
          <w:rFonts w:ascii="Book Antiqua" w:hAnsi="Book Antiqua"/>
        </w:rPr>
        <w:t xml:space="preserve">relative dueling frequencies </w:t>
      </w:r>
      <w:commentRangeEnd w:id="9"/>
      <w:r>
        <w:rPr>
          <w:rStyle w:val="CommentReference"/>
        </w:rPr>
        <w:commentReference w:id="9"/>
      </w:r>
      <w:r w:rsidRPr="001D062A">
        <w:rPr>
          <w:rStyle w:val="SubtleEmphasis"/>
          <w:rFonts w:ascii="Book Antiqua" w:hAnsi="Book Antiqua"/>
        </w:rPr>
        <w:t xml:space="preserve">for each ant by 3 different methods. “Human Duel Sums” represents presence/absence data collected by human observers. “MatePSum” represents presence/absence data collected by Mate’s tracking software. “MateFSum” represents the DuelNumber data collected by Mate’s tracking software (I’m not sure exactly what this metric represents. It is likely the number of back and forth motions observed by the software). </w:t>
      </w:r>
      <w:r>
        <w:rPr>
          <w:rStyle w:val="SubtleEmphasis"/>
          <w:rFonts w:ascii="Book Antiqua" w:hAnsi="Book Antiqua"/>
        </w:rPr>
        <w:t>See methods for a description of how the relative frequencies were calculated.</w:t>
      </w:r>
      <w:r w:rsidRPr="001D062A">
        <w:rPr>
          <w:rStyle w:val="SubtleEmphasis"/>
          <w:rFonts w:ascii="Book Antiqua" w:hAnsi="Book Antiqua"/>
        </w:rPr>
        <w:t xml:space="preserve"> </w:t>
      </w:r>
    </w:p>
    <w:p w14:paraId="5A3E1E0C" w14:textId="1C138BE7" w:rsidR="007F0647" w:rsidRDefault="007F0647" w:rsidP="002C000E">
      <w:pPr>
        <w:spacing w:line="480" w:lineRule="auto"/>
        <w:jc w:val="center"/>
        <w:rPr>
          <w:rStyle w:val="SubtleEmphasis"/>
          <w:rFonts w:ascii="Book Antiqua" w:hAnsi="Book Antiqua"/>
        </w:rPr>
      </w:pPr>
    </w:p>
    <w:p w14:paraId="34EAD2B8" w14:textId="2FA2A05B" w:rsidR="007F0647" w:rsidRDefault="007F0647" w:rsidP="002C000E">
      <w:pPr>
        <w:spacing w:line="480" w:lineRule="auto"/>
        <w:jc w:val="center"/>
        <w:rPr>
          <w:rStyle w:val="SubtleEmphasis"/>
          <w:rFonts w:ascii="Book Antiqua" w:hAnsi="Book Antiqua"/>
        </w:rPr>
      </w:pPr>
    </w:p>
    <w:p w14:paraId="0CEE8FCA" w14:textId="4198DF6B" w:rsidR="007F0647" w:rsidRPr="007F0647" w:rsidRDefault="007F0647" w:rsidP="000C09AA">
      <w:pPr>
        <w:spacing w:line="480" w:lineRule="auto"/>
        <w:jc w:val="center"/>
        <w:rPr>
          <w:rFonts w:ascii="Book Antiqua" w:hAnsi="Book Antiqua"/>
          <w:b/>
          <w:bCs/>
          <w:color w:val="404040" w:themeColor="text1" w:themeTint="BF"/>
        </w:rPr>
      </w:pPr>
      <w:r>
        <w:rPr>
          <w:rStyle w:val="SubtleEmphasis"/>
          <w:rFonts w:ascii="Book Antiqua" w:hAnsi="Book Antiqua"/>
          <w:b/>
          <w:bCs/>
          <w:i w:val="0"/>
          <w:iCs w:val="0"/>
        </w:rPr>
        <w:lastRenderedPageBreak/>
        <w:t>60W Dueling Sums Per Day</w:t>
      </w:r>
    </w:p>
    <w:p w14:paraId="0CE69BC8" w14:textId="734AE260" w:rsidR="002C000E" w:rsidRDefault="000C09AA" w:rsidP="002C000E">
      <w:pPr>
        <w:spacing w:line="480" w:lineRule="auto"/>
        <w:rPr>
          <w:rFonts w:ascii="Book Antiqua" w:hAnsi="Book Antiqua"/>
          <w:b/>
          <w:bCs/>
        </w:rPr>
      </w:pPr>
      <w:r>
        <w:rPr>
          <w:noProof/>
        </w:rPr>
        <w:drawing>
          <wp:anchor distT="0" distB="0" distL="114300" distR="114300" simplePos="0" relativeHeight="251693056" behindDoc="1" locked="0" layoutInCell="1" allowOverlap="1" wp14:anchorId="7E5BF2D4" wp14:editId="4DCD88E4">
            <wp:simplePos x="0" y="0"/>
            <wp:positionH relativeFrom="margin">
              <wp:align>right</wp:align>
            </wp:positionH>
            <wp:positionV relativeFrom="paragraph">
              <wp:posOffset>179070</wp:posOffset>
            </wp:positionV>
            <wp:extent cx="5943600" cy="52622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14:sizeRelH relativeFrom="margin">
              <wp14:pctWidth>0</wp14:pctWidth>
            </wp14:sizeRelH>
            <wp14:sizeRelV relativeFrom="margin">
              <wp14:pctHeight>0</wp14:pctHeight>
            </wp14:sizeRelV>
          </wp:anchor>
        </w:drawing>
      </w:r>
    </w:p>
    <w:p w14:paraId="40804160" w14:textId="108EBE8B" w:rsidR="007F0647" w:rsidRDefault="000C09AA" w:rsidP="007F0647">
      <w:pPr>
        <w:spacing w:line="480" w:lineRule="auto"/>
        <w:jc w:val="center"/>
        <w:rPr>
          <w:rStyle w:val="SubtleEmphasis"/>
          <w:rFonts w:ascii="Book Antiqua" w:hAnsi="Book Antiqua"/>
        </w:rPr>
      </w:pPr>
      <w:r>
        <w:rPr>
          <w:rFonts w:ascii="Book Antiqua" w:hAnsi="Book Antiqua"/>
          <w:i/>
          <w:iCs/>
          <w:noProof/>
          <w:color w:val="404040" w:themeColor="text1" w:themeTint="BF"/>
        </w:rPr>
        <mc:AlternateContent>
          <mc:Choice Requires="wpg">
            <w:drawing>
              <wp:anchor distT="0" distB="0" distL="114300" distR="114300" simplePos="0" relativeHeight="251692032" behindDoc="0" locked="0" layoutInCell="1" allowOverlap="1" wp14:anchorId="71181CE9" wp14:editId="610984B8">
                <wp:simplePos x="0" y="0"/>
                <wp:positionH relativeFrom="column">
                  <wp:posOffset>681990</wp:posOffset>
                </wp:positionH>
                <wp:positionV relativeFrom="paragraph">
                  <wp:posOffset>429895</wp:posOffset>
                </wp:positionV>
                <wp:extent cx="4138699" cy="3800648"/>
                <wp:effectExtent l="38100" t="19050" r="14605" b="47625"/>
                <wp:wrapNone/>
                <wp:docPr id="10" name="Group 10"/>
                <wp:cNvGraphicFramePr/>
                <a:graphic xmlns:a="http://schemas.openxmlformats.org/drawingml/2006/main">
                  <a:graphicData uri="http://schemas.microsoft.com/office/word/2010/wordprocessingGroup">
                    <wpg:wgp>
                      <wpg:cNvGrpSpPr/>
                      <wpg:grpSpPr>
                        <a:xfrm>
                          <a:off x="0" y="0"/>
                          <a:ext cx="4138699" cy="3800648"/>
                          <a:chOff x="0" y="0"/>
                          <a:chExt cx="4138699" cy="3800648"/>
                        </a:xfrm>
                      </wpg:grpSpPr>
                      <wps:wsp>
                        <wps:cNvPr id="50" name="Star: 5 Points 50"/>
                        <wps:cNvSpPr/>
                        <wps:spPr>
                          <a:xfrm>
                            <a:off x="2956560" y="103632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ar: 5 Points 51"/>
                        <wps:cNvSpPr/>
                        <wps:spPr>
                          <a:xfrm>
                            <a:off x="0" y="150876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ar: 5 Points 52"/>
                        <wps:cNvSpPr/>
                        <wps:spPr>
                          <a:xfrm>
                            <a:off x="967740" y="153543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ar: 5 Points 53"/>
                        <wps:cNvSpPr/>
                        <wps:spPr>
                          <a:xfrm>
                            <a:off x="1017270" y="363093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ar: 5 Points 54"/>
                        <wps:cNvSpPr/>
                        <wps:spPr>
                          <a:xfrm>
                            <a:off x="3939540" y="153162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ar: 5 Points 55"/>
                        <wps:cNvSpPr/>
                        <wps:spPr>
                          <a:xfrm>
                            <a:off x="1969770" y="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ar: 5 Points 56"/>
                        <wps:cNvSpPr/>
                        <wps:spPr>
                          <a:xfrm>
                            <a:off x="971550" y="209169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ar: 5 Points 57"/>
                        <wps:cNvSpPr/>
                        <wps:spPr>
                          <a:xfrm>
                            <a:off x="2990850" y="203073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1E5EA2" id="Group 10" o:spid="_x0000_s1026" style="position:absolute;margin-left:53.7pt;margin-top:33.85pt;width:325.9pt;height:299.25pt;z-index:251692032" coordsize="41386,3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">
                <v:shape id="Star: 5 Points 50" o:spid="_x0000_s1027" style="position:absolute;left:29565;top:10363;width:1992;height:1697;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51" o:spid="_x0000_s1028" style="position:absolute;top:15087;width:1991;height:1697;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52" o:spid="_x0000_s1029" style="position:absolute;left:9677;top:15354;width:1991;height:1697;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53" o:spid="_x0000_s1030" style="position:absolute;left:10172;top:36309;width:1992;height:1697;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54" o:spid="_x0000_s1031" style="position:absolute;left:39395;top:15316;width:1991;height:1697;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55" o:spid="_x0000_s1032" style="position:absolute;left:19697;width:1992;height:1697;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56" o:spid="_x0000_s1033" style="position:absolute;left:9715;top:20916;width:1992;height:1698;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57" o:spid="_x0000_s1034" style="position:absolute;left:29908;top:20307;width:1992;height:1697;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group>
            </w:pict>
          </mc:Fallback>
        </mc:AlternateContent>
      </w:r>
    </w:p>
    <w:p w14:paraId="05F2EC73" w14:textId="003EF825" w:rsidR="002C000E" w:rsidRDefault="002C000E" w:rsidP="002C000E">
      <w:pPr>
        <w:spacing w:line="480" w:lineRule="auto"/>
        <w:rPr>
          <w:rFonts w:ascii="Book Antiqua" w:hAnsi="Book Antiqua"/>
          <w:b/>
          <w:bCs/>
        </w:rPr>
      </w:pPr>
    </w:p>
    <w:p w14:paraId="5365B25F" w14:textId="74DD6E1A" w:rsidR="002C000E" w:rsidRDefault="002C000E" w:rsidP="002C000E">
      <w:pPr>
        <w:spacing w:line="480" w:lineRule="auto"/>
        <w:rPr>
          <w:rFonts w:ascii="Book Antiqua" w:hAnsi="Book Antiqua"/>
          <w:b/>
          <w:bCs/>
        </w:rPr>
      </w:pPr>
    </w:p>
    <w:p w14:paraId="7F78C1FF" w14:textId="3F48164B" w:rsidR="002C000E" w:rsidRDefault="002C000E" w:rsidP="002C000E">
      <w:pPr>
        <w:spacing w:line="480" w:lineRule="auto"/>
        <w:rPr>
          <w:rFonts w:ascii="Book Antiqua" w:hAnsi="Book Antiqua"/>
          <w:b/>
          <w:bCs/>
        </w:rPr>
      </w:pPr>
    </w:p>
    <w:p w14:paraId="56B74B85" w14:textId="33FF41DA" w:rsidR="002C000E" w:rsidRDefault="002C000E" w:rsidP="002C000E">
      <w:pPr>
        <w:spacing w:line="480" w:lineRule="auto"/>
        <w:rPr>
          <w:rFonts w:ascii="Book Antiqua" w:hAnsi="Book Antiqua"/>
          <w:b/>
          <w:bCs/>
        </w:rPr>
      </w:pPr>
    </w:p>
    <w:p w14:paraId="50D91F22" w14:textId="04C2E769" w:rsidR="002C000E" w:rsidRDefault="002C000E" w:rsidP="002C000E">
      <w:pPr>
        <w:spacing w:line="480" w:lineRule="auto"/>
        <w:rPr>
          <w:rFonts w:ascii="Book Antiqua" w:hAnsi="Book Antiqua"/>
          <w:b/>
          <w:bCs/>
        </w:rPr>
      </w:pPr>
    </w:p>
    <w:p w14:paraId="167762E6" w14:textId="2017D711" w:rsidR="00FA001A" w:rsidRDefault="00FA001A" w:rsidP="002C000E">
      <w:pPr>
        <w:spacing w:line="480" w:lineRule="auto"/>
        <w:rPr>
          <w:rFonts w:ascii="Book Antiqua" w:hAnsi="Book Antiqua"/>
          <w:b/>
          <w:bCs/>
        </w:rPr>
      </w:pPr>
    </w:p>
    <w:p w14:paraId="63BC3224" w14:textId="45DC7E32" w:rsidR="00FA001A" w:rsidRDefault="00FA001A" w:rsidP="002C000E">
      <w:pPr>
        <w:spacing w:line="480" w:lineRule="auto"/>
        <w:rPr>
          <w:rFonts w:ascii="Book Antiqua" w:hAnsi="Book Antiqua"/>
          <w:b/>
          <w:bCs/>
        </w:rPr>
      </w:pPr>
    </w:p>
    <w:p w14:paraId="36E22C51" w14:textId="1DCAE556" w:rsidR="00FA001A" w:rsidRDefault="00FA001A" w:rsidP="002C000E">
      <w:pPr>
        <w:spacing w:line="480" w:lineRule="auto"/>
        <w:rPr>
          <w:rFonts w:ascii="Book Antiqua" w:hAnsi="Book Antiqua"/>
          <w:b/>
          <w:bCs/>
        </w:rPr>
      </w:pPr>
    </w:p>
    <w:p w14:paraId="0BCCD9C7" w14:textId="0B110070" w:rsidR="00FA001A" w:rsidRDefault="00FA001A" w:rsidP="002C000E">
      <w:pPr>
        <w:spacing w:line="480" w:lineRule="auto"/>
        <w:rPr>
          <w:rFonts w:ascii="Book Antiqua" w:hAnsi="Book Antiqua"/>
          <w:b/>
          <w:bCs/>
        </w:rPr>
      </w:pPr>
    </w:p>
    <w:p w14:paraId="33A1E3FE" w14:textId="64B4630F" w:rsidR="00FA001A" w:rsidRDefault="00FA001A" w:rsidP="002C000E">
      <w:pPr>
        <w:spacing w:line="480" w:lineRule="auto"/>
        <w:rPr>
          <w:rFonts w:ascii="Book Antiqua" w:hAnsi="Book Antiqua"/>
          <w:b/>
          <w:bCs/>
        </w:rPr>
      </w:pPr>
    </w:p>
    <w:p w14:paraId="774923D7" w14:textId="4BF0F6CD" w:rsidR="00FA001A" w:rsidRDefault="00FA001A" w:rsidP="002C000E">
      <w:pPr>
        <w:spacing w:line="480" w:lineRule="auto"/>
        <w:rPr>
          <w:rFonts w:ascii="Book Antiqua" w:hAnsi="Book Antiqua"/>
          <w:b/>
          <w:bCs/>
        </w:rPr>
      </w:pPr>
    </w:p>
    <w:p w14:paraId="4F309E15" w14:textId="7CC8CEA7" w:rsidR="000C09AA" w:rsidRDefault="000C09AA" w:rsidP="000C09AA">
      <w:pPr>
        <w:spacing w:line="480" w:lineRule="auto"/>
        <w:jc w:val="center"/>
        <w:rPr>
          <w:rStyle w:val="SubtleEmphasis"/>
          <w:rFonts w:ascii="Book Antiqua" w:hAnsi="Book Antiqua"/>
        </w:rPr>
      </w:pPr>
      <w:r>
        <w:rPr>
          <w:rStyle w:val="SubtleEmphasis"/>
          <w:rFonts w:ascii="Book Antiqua" w:hAnsi="Book Antiqua"/>
        </w:rPr>
        <w:t>Red: Human observations; Blue: Mate’s observations. Y-axis = dueling sum, X-axis = day (1-6). Star = Gamergate</w:t>
      </w:r>
    </w:p>
    <w:p w14:paraId="7CF95E65" w14:textId="05A755EF" w:rsidR="00FA001A" w:rsidRDefault="00FA001A" w:rsidP="002C000E">
      <w:pPr>
        <w:spacing w:line="480" w:lineRule="auto"/>
        <w:rPr>
          <w:rFonts w:ascii="Book Antiqua" w:hAnsi="Book Antiqua"/>
          <w:b/>
          <w:bCs/>
        </w:rPr>
      </w:pPr>
    </w:p>
    <w:p w14:paraId="7F98746F" w14:textId="16B7B286" w:rsidR="00FA001A" w:rsidRDefault="00FA001A" w:rsidP="002C000E">
      <w:pPr>
        <w:spacing w:line="480" w:lineRule="auto"/>
        <w:rPr>
          <w:rFonts w:ascii="Book Antiqua" w:hAnsi="Book Antiqua"/>
          <w:b/>
          <w:bCs/>
        </w:rPr>
      </w:pPr>
    </w:p>
    <w:p w14:paraId="20487D3F" w14:textId="17F9A711" w:rsidR="00FA001A" w:rsidRDefault="00FA001A" w:rsidP="002C000E">
      <w:pPr>
        <w:spacing w:line="480" w:lineRule="auto"/>
        <w:rPr>
          <w:rFonts w:ascii="Book Antiqua" w:hAnsi="Book Antiqua"/>
          <w:b/>
          <w:bCs/>
        </w:rPr>
      </w:pPr>
    </w:p>
    <w:p w14:paraId="5F8AEE19" w14:textId="77777777" w:rsidR="00FA001A" w:rsidRDefault="00FA001A" w:rsidP="002C000E">
      <w:pPr>
        <w:spacing w:line="480" w:lineRule="auto"/>
        <w:rPr>
          <w:rFonts w:ascii="Book Antiqua" w:hAnsi="Book Antiqua"/>
          <w:b/>
          <w:bCs/>
        </w:rPr>
      </w:pPr>
    </w:p>
    <w:p w14:paraId="348C31D2" w14:textId="77777777" w:rsidR="002C000E" w:rsidRPr="001D062A" w:rsidRDefault="002C000E" w:rsidP="002C000E">
      <w:pPr>
        <w:spacing w:line="480" w:lineRule="auto"/>
        <w:rPr>
          <w:rFonts w:ascii="Book Antiqua" w:hAnsi="Book Antiqua"/>
          <w:b/>
          <w:bCs/>
        </w:rPr>
      </w:pPr>
      <w:r w:rsidRPr="001D062A">
        <w:rPr>
          <w:rFonts w:ascii="Book Antiqua" w:hAnsi="Book Antiqua"/>
          <w:b/>
          <w:bCs/>
        </w:rPr>
        <w:t>30W – F102 Group:</w:t>
      </w:r>
    </w:p>
    <w:p w14:paraId="0160104C" w14:textId="7F0FE4B7" w:rsidR="002C000E" w:rsidRDefault="002C000E" w:rsidP="002C000E">
      <w:pPr>
        <w:spacing w:line="480" w:lineRule="auto"/>
        <w:jc w:val="center"/>
        <w:rPr>
          <w:rFonts w:ascii="Book Antiqua" w:hAnsi="Book Antiqua"/>
          <w:b/>
          <w:bCs/>
        </w:rPr>
      </w:pPr>
      <w:r w:rsidRPr="001D062A">
        <w:rPr>
          <w:rFonts w:ascii="Book Antiqua" w:hAnsi="Book Antiqua"/>
          <w:b/>
          <w:bCs/>
        </w:rPr>
        <w:t>Observation Contingency Table – 30W_F102 Group</w:t>
      </w:r>
    </w:p>
    <w:p w14:paraId="1FC634D9" w14:textId="40FF20DF" w:rsidR="00FA001A" w:rsidRDefault="00FA001A" w:rsidP="002C000E">
      <w:pPr>
        <w:spacing w:line="480" w:lineRule="auto"/>
        <w:jc w:val="center"/>
        <w:rPr>
          <w:rFonts w:ascii="Book Antiqua" w:hAnsi="Book Antiqua"/>
          <w:b/>
          <w:bCs/>
        </w:rPr>
      </w:pPr>
    </w:p>
    <w:p w14:paraId="169CEA79" w14:textId="1CDBE72C" w:rsidR="00FA001A" w:rsidRDefault="00FA001A" w:rsidP="002C000E">
      <w:pPr>
        <w:spacing w:line="480" w:lineRule="auto"/>
        <w:jc w:val="center"/>
        <w:rPr>
          <w:rFonts w:ascii="Book Antiqua" w:hAnsi="Book Antiqua"/>
          <w:b/>
          <w:bCs/>
        </w:rPr>
      </w:pPr>
    </w:p>
    <w:p w14:paraId="3B4033D7" w14:textId="77777777" w:rsidR="00FA001A" w:rsidRPr="001D062A" w:rsidRDefault="00FA001A" w:rsidP="002C000E">
      <w:pPr>
        <w:spacing w:line="480" w:lineRule="auto"/>
        <w:jc w:val="center"/>
        <w:rPr>
          <w:rFonts w:ascii="Book Antiqua" w:hAnsi="Book Antiqua"/>
          <w:b/>
          <w:bCs/>
        </w:rPr>
      </w:pPr>
    </w:p>
    <w:tbl>
      <w:tblPr>
        <w:tblStyle w:val="TableGrid"/>
        <w:tblW w:w="0" w:type="auto"/>
        <w:tblLook w:val="04A0" w:firstRow="1" w:lastRow="0" w:firstColumn="1" w:lastColumn="0" w:noHBand="0" w:noVBand="1"/>
      </w:tblPr>
      <w:tblGrid>
        <w:gridCol w:w="2337"/>
        <w:gridCol w:w="2337"/>
        <w:gridCol w:w="2338"/>
        <w:gridCol w:w="2338"/>
      </w:tblGrid>
      <w:tr w:rsidR="002C000E" w:rsidRPr="001D062A" w14:paraId="1C8CA290" w14:textId="77777777" w:rsidTr="00851D27">
        <w:tc>
          <w:tcPr>
            <w:tcW w:w="2337" w:type="dxa"/>
            <w:shd w:val="clear" w:color="auto" w:fill="A5A5A5" w:themeFill="accent3"/>
          </w:tcPr>
          <w:p w14:paraId="5D5DE044" w14:textId="77777777" w:rsidR="002C000E" w:rsidRPr="001D062A" w:rsidRDefault="002C000E" w:rsidP="00851D27">
            <w:pPr>
              <w:spacing w:line="480" w:lineRule="auto"/>
              <w:rPr>
                <w:rFonts w:ascii="Book Antiqua" w:hAnsi="Book Antiqua"/>
              </w:rPr>
            </w:pPr>
          </w:p>
        </w:tc>
        <w:tc>
          <w:tcPr>
            <w:tcW w:w="7013" w:type="dxa"/>
            <w:gridSpan w:val="3"/>
            <w:shd w:val="clear" w:color="auto" w:fill="A5A5A5" w:themeFill="accent3"/>
          </w:tcPr>
          <w:p w14:paraId="7571746E" w14:textId="77777777" w:rsidR="002C000E" w:rsidRPr="001D062A" w:rsidRDefault="002C000E" w:rsidP="00851D27">
            <w:pPr>
              <w:spacing w:line="480" w:lineRule="auto"/>
              <w:jc w:val="center"/>
              <w:rPr>
                <w:rFonts w:ascii="Book Antiqua" w:hAnsi="Book Antiqua"/>
              </w:rPr>
            </w:pPr>
            <w:r w:rsidRPr="001D062A">
              <w:rPr>
                <w:rFonts w:ascii="Book Antiqua" w:hAnsi="Book Antiqua"/>
              </w:rPr>
              <w:t>Tracking Software Presence/Absence Results</w:t>
            </w:r>
          </w:p>
        </w:tc>
      </w:tr>
      <w:tr w:rsidR="002C000E" w:rsidRPr="001D062A" w14:paraId="2B204844" w14:textId="77777777" w:rsidTr="00851D27">
        <w:tc>
          <w:tcPr>
            <w:tcW w:w="2337" w:type="dxa"/>
            <w:vMerge w:val="restart"/>
            <w:shd w:val="clear" w:color="auto" w:fill="A5A5A5" w:themeFill="accent3"/>
          </w:tcPr>
          <w:p w14:paraId="5A4538DD" w14:textId="77777777" w:rsidR="002C000E" w:rsidRPr="001D062A" w:rsidRDefault="002C000E" w:rsidP="00851D27">
            <w:pPr>
              <w:spacing w:line="480" w:lineRule="auto"/>
              <w:jc w:val="center"/>
              <w:rPr>
                <w:rFonts w:ascii="Book Antiqua" w:hAnsi="Book Antiqua"/>
              </w:rPr>
            </w:pPr>
            <w:r w:rsidRPr="001D062A">
              <w:rPr>
                <w:rFonts w:ascii="Book Antiqua" w:hAnsi="Book Antiqua"/>
              </w:rPr>
              <w:t>Human Presence/Absence Results</w:t>
            </w:r>
          </w:p>
        </w:tc>
        <w:tc>
          <w:tcPr>
            <w:tcW w:w="2337" w:type="dxa"/>
            <w:shd w:val="clear" w:color="auto" w:fill="BFBFBF" w:themeFill="background1" w:themeFillShade="BF"/>
          </w:tcPr>
          <w:p w14:paraId="2CA36C39" w14:textId="77777777" w:rsidR="002C000E" w:rsidRPr="001D062A" w:rsidRDefault="002C000E" w:rsidP="00851D27">
            <w:pPr>
              <w:spacing w:line="480" w:lineRule="auto"/>
              <w:rPr>
                <w:rFonts w:ascii="Book Antiqua" w:hAnsi="Book Antiqua"/>
              </w:rPr>
            </w:pPr>
          </w:p>
        </w:tc>
        <w:tc>
          <w:tcPr>
            <w:tcW w:w="2338" w:type="dxa"/>
            <w:shd w:val="clear" w:color="auto" w:fill="BFBFBF" w:themeFill="background1" w:themeFillShade="BF"/>
          </w:tcPr>
          <w:p w14:paraId="147B9CCD" w14:textId="77777777" w:rsidR="002C000E" w:rsidRPr="001D062A" w:rsidRDefault="002C000E" w:rsidP="00851D27">
            <w:pPr>
              <w:spacing w:line="480" w:lineRule="auto"/>
              <w:rPr>
                <w:rFonts w:ascii="Book Antiqua" w:hAnsi="Book Antiqua"/>
              </w:rPr>
            </w:pPr>
            <w:r w:rsidRPr="001D062A">
              <w:rPr>
                <w:rFonts w:ascii="Book Antiqua" w:hAnsi="Book Antiqua"/>
              </w:rPr>
              <w:t>0 (no duel observed)</w:t>
            </w:r>
          </w:p>
        </w:tc>
        <w:tc>
          <w:tcPr>
            <w:tcW w:w="2338" w:type="dxa"/>
            <w:shd w:val="clear" w:color="auto" w:fill="BFBFBF" w:themeFill="background1" w:themeFillShade="BF"/>
          </w:tcPr>
          <w:p w14:paraId="653B32FF" w14:textId="77777777" w:rsidR="002C000E" w:rsidRPr="001D062A" w:rsidRDefault="002C000E" w:rsidP="00851D27">
            <w:pPr>
              <w:spacing w:line="480" w:lineRule="auto"/>
              <w:rPr>
                <w:rFonts w:ascii="Book Antiqua" w:hAnsi="Book Antiqua"/>
              </w:rPr>
            </w:pPr>
            <w:r w:rsidRPr="001D062A">
              <w:rPr>
                <w:rFonts w:ascii="Book Antiqua" w:hAnsi="Book Antiqua"/>
              </w:rPr>
              <w:t>1 (duel observed)</w:t>
            </w:r>
          </w:p>
        </w:tc>
      </w:tr>
      <w:tr w:rsidR="002C000E" w:rsidRPr="001D062A" w14:paraId="378FC6BC" w14:textId="77777777" w:rsidTr="00851D27">
        <w:tc>
          <w:tcPr>
            <w:tcW w:w="2337" w:type="dxa"/>
            <w:vMerge/>
            <w:shd w:val="clear" w:color="auto" w:fill="A5A5A5" w:themeFill="accent3"/>
          </w:tcPr>
          <w:p w14:paraId="10811433" w14:textId="77777777" w:rsidR="002C000E" w:rsidRPr="001D062A" w:rsidRDefault="002C000E" w:rsidP="00851D27">
            <w:pPr>
              <w:spacing w:line="480" w:lineRule="auto"/>
              <w:rPr>
                <w:rFonts w:ascii="Book Antiqua" w:hAnsi="Book Antiqua"/>
              </w:rPr>
            </w:pPr>
          </w:p>
        </w:tc>
        <w:tc>
          <w:tcPr>
            <w:tcW w:w="2337" w:type="dxa"/>
            <w:shd w:val="clear" w:color="auto" w:fill="BFBFBF" w:themeFill="background1" w:themeFillShade="BF"/>
          </w:tcPr>
          <w:p w14:paraId="42F0A48C" w14:textId="77777777" w:rsidR="002C000E" w:rsidRPr="001D062A" w:rsidRDefault="002C000E" w:rsidP="00851D27">
            <w:pPr>
              <w:spacing w:line="480" w:lineRule="auto"/>
              <w:rPr>
                <w:rFonts w:ascii="Book Antiqua" w:hAnsi="Book Antiqua"/>
              </w:rPr>
            </w:pPr>
            <w:r w:rsidRPr="001D062A">
              <w:rPr>
                <w:rFonts w:ascii="Book Antiqua" w:hAnsi="Book Antiqua"/>
              </w:rPr>
              <w:t>0 (no duel observed)</w:t>
            </w:r>
          </w:p>
        </w:tc>
        <w:tc>
          <w:tcPr>
            <w:tcW w:w="2338" w:type="dxa"/>
            <w:shd w:val="clear" w:color="auto" w:fill="E7E6E6" w:themeFill="background2"/>
          </w:tcPr>
          <w:p w14:paraId="24E5554B" w14:textId="77777777" w:rsidR="002C000E" w:rsidRPr="001D062A" w:rsidRDefault="002C000E" w:rsidP="00851D27">
            <w:pPr>
              <w:spacing w:line="480" w:lineRule="auto"/>
              <w:rPr>
                <w:rFonts w:ascii="Book Antiqua" w:hAnsi="Book Antiqua"/>
              </w:rPr>
            </w:pPr>
            <w:r w:rsidRPr="001D062A">
              <w:rPr>
                <w:rFonts w:ascii="Book Antiqua" w:hAnsi="Book Antiqua"/>
              </w:rPr>
              <w:t>797</w:t>
            </w:r>
          </w:p>
        </w:tc>
        <w:tc>
          <w:tcPr>
            <w:tcW w:w="2338" w:type="dxa"/>
            <w:shd w:val="clear" w:color="auto" w:fill="E7E6E6" w:themeFill="background2"/>
          </w:tcPr>
          <w:p w14:paraId="0D05EE33" w14:textId="77777777" w:rsidR="002C000E" w:rsidRPr="001D062A" w:rsidRDefault="002C000E" w:rsidP="00851D27">
            <w:pPr>
              <w:spacing w:line="480" w:lineRule="auto"/>
              <w:rPr>
                <w:rFonts w:ascii="Book Antiqua" w:hAnsi="Book Antiqua"/>
              </w:rPr>
            </w:pPr>
            <w:r w:rsidRPr="001D062A">
              <w:rPr>
                <w:rFonts w:ascii="Book Antiqua" w:hAnsi="Book Antiqua"/>
              </w:rPr>
              <w:t>175</w:t>
            </w:r>
          </w:p>
        </w:tc>
      </w:tr>
      <w:tr w:rsidR="002C000E" w:rsidRPr="001D062A" w14:paraId="3FB50E02" w14:textId="77777777" w:rsidTr="00851D27">
        <w:tc>
          <w:tcPr>
            <w:tcW w:w="2337" w:type="dxa"/>
            <w:vMerge/>
            <w:shd w:val="clear" w:color="auto" w:fill="A5A5A5" w:themeFill="accent3"/>
          </w:tcPr>
          <w:p w14:paraId="21C7FA95" w14:textId="77777777" w:rsidR="002C000E" w:rsidRPr="001D062A" w:rsidRDefault="002C000E" w:rsidP="00851D27">
            <w:pPr>
              <w:spacing w:line="480" w:lineRule="auto"/>
              <w:rPr>
                <w:rFonts w:ascii="Book Antiqua" w:hAnsi="Book Antiqua"/>
              </w:rPr>
            </w:pPr>
          </w:p>
        </w:tc>
        <w:tc>
          <w:tcPr>
            <w:tcW w:w="2337" w:type="dxa"/>
            <w:shd w:val="clear" w:color="auto" w:fill="BFBFBF" w:themeFill="background1" w:themeFillShade="BF"/>
          </w:tcPr>
          <w:p w14:paraId="0FE4E945" w14:textId="77777777" w:rsidR="002C000E" w:rsidRPr="001D062A" w:rsidRDefault="002C000E" w:rsidP="00851D27">
            <w:pPr>
              <w:spacing w:line="480" w:lineRule="auto"/>
              <w:rPr>
                <w:rFonts w:ascii="Book Antiqua" w:hAnsi="Book Antiqua"/>
              </w:rPr>
            </w:pPr>
            <w:r w:rsidRPr="001D062A">
              <w:rPr>
                <w:rFonts w:ascii="Book Antiqua" w:hAnsi="Book Antiqua"/>
              </w:rPr>
              <w:t>1 (duel observed)</w:t>
            </w:r>
          </w:p>
        </w:tc>
        <w:tc>
          <w:tcPr>
            <w:tcW w:w="2338" w:type="dxa"/>
            <w:shd w:val="clear" w:color="auto" w:fill="E7E6E6" w:themeFill="background2"/>
          </w:tcPr>
          <w:p w14:paraId="5BD5A5F3" w14:textId="77777777" w:rsidR="002C000E" w:rsidRPr="001D062A" w:rsidRDefault="002C000E" w:rsidP="00851D27">
            <w:pPr>
              <w:spacing w:line="480" w:lineRule="auto"/>
              <w:rPr>
                <w:rFonts w:ascii="Book Antiqua" w:hAnsi="Book Antiqua"/>
              </w:rPr>
            </w:pPr>
            <w:r w:rsidRPr="001D062A">
              <w:rPr>
                <w:rFonts w:ascii="Book Antiqua" w:hAnsi="Book Antiqua"/>
              </w:rPr>
              <w:t>7</w:t>
            </w:r>
          </w:p>
        </w:tc>
        <w:tc>
          <w:tcPr>
            <w:tcW w:w="2338" w:type="dxa"/>
            <w:shd w:val="clear" w:color="auto" w:fill="E7E6E6" w:themeFill="background2"/>
          </w:tcPr>
          <w:p w14:paraId="2E4C49B9" w14:textId="77777777" w:rsidR="002C000E" w:rsidRPr="001D062A" w:rsidRDefault="002C000E" w:rsidP="00851D27">
            <w:pPr>
              <w:spacing w:line="480" w:lineRule="auto"/>
              <w:rPr>
                <w:rFonts w:ascii="Book Antiqua" w:hAnsi="Book Antiqua"/>
              </w:rPr>
            </w:pPr>
            <w:r w:rsidRPr="001D062A">
              <w:rPr>
                <w:rFonts w:ascii="Book Antiqua" w:hAnsi="Book Antiqua"/>
              </w:rPr>
              <w:t>161</w:t>
            </w:r>
          </w:p>
        </w:tc>
      </w:tr>
    </w:tbl>
    <w:p w14:paraId="1FE7275D" w14:textId="0226EA65" w:rsidR="002C000E" w:rsidRPr="001D062A" w:rsidRDefault="002C000E" w:rsidP="002C000E">
      <w:pPr>
        <w:spacing w:line="480" w:lineRule="auto"/>
        <w:jc w:val="center"/>
        <w:rPr>
          <w:rStyle w:val="SubtleEmphasis"/>
          <w:rFonts w:ascii="Book Antiqua" w:hAnsi="Book Antiqua"/>
        </w:rPr>
      </w:pPr>
      <w:r w:rsidRPr="001D062A">
        <w:rPr>
          <w:rStyle w:val="SubtleEmphasis"/>
          <w:rFonts w:ascii="Book Antiqua" w:hAnsi="Book Antiqua"/>
        </w:rPr>
        <w:t>Figure 3: Contingency table showing agreements and discrepancies between human observers and tracking software for the 30W_F102 group. See the caption under Fig.1 for explanation.</w:t>
      </w:r>
    </w:p>
    <w:p w14:paraId="01DDDCF3" w14:textId="34300CCF" w:rsidR="002C000E" w:rsidRPr="001D062A" w:rsidRDefault="002C000E" w:rsidP="002C000E">
      <w:pPr>
        <w:spacing w:line="480" w:lineRule="auto"/>
        <w:jc w:val="center"/>
        <w:rPr>
          <w:rStyle w:val="SubtleEmphasis"/>
          <w:rFonts w:ascii="Book Antiqua" w:hAnsi="Book Antiqua"/>
        </w:rPr>
      </w:pPr>
      <w:r w:rsidRPr="001D062A">
        <w:rPr>
          <w:rStyle w:val="SubtleEmphasis"/>
          <w:rFonts w:ascii="Book Antiqua" w:hAnsi="Book Antiqua"/>
          <w:noProof/>
        </w:rPr>
        <w:drawing>
          <wp:inline distT="0" distB="0" distL="0" distR="0" wp14:anchorId="46CF06E8" wp14:editId="45356448">
            <wp:extent cx="5935980" cy="219837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198370"/>
                    </a:xfrm>
                    <a:prstGeom prst="rect">
                      <a:avLst/>
                    </a:prstGeom>
                    <a:noFill/>
                    <a:ln>
                      <a:noFill/>
                    </a:ln>
                  </pic:spPr>
                </pic:pic>
              </a:graphicData>
            </a:graphic>
          </wp:inline>
        </w:drawing>
      </w:r>
    </w:p>
    <w:p w14:paraId="377218AA" w14:textId="79FC26EF" w:rsidR="002C000E" w:rsidRDefault="002C000E" w:rsidP="002C000E">
      <w:pPr>
        <w:spacing w:line="480" w:lineRule="auto"/>
        <w:jc w:val="center"/>
        <w:rPr>
          <w:rStyle w:val="SubtleEmphasis"/>
          <w:rFonts w:ascii="Book Antiqua" w:hAnsi="Book Antiqua"/>
        </w:rPr>
      </w:pPr>
      <w:r>
        <w:rPr>
          <w:rStyle w:val="SubtleEmphasis"/>
          <w:rFonts w:ascii="Book Antiqua" w:hAnsi="Book Antiqua"/>
        </w:rPr>
        <w:t>Figure 4: Distribution of relative dueling frequency in the 30W_F102 group. See caption under Fig. 2 for explanation.</w:t>
      </w:r>
    </w:p>
    <w:p w14:paraId="27A114F2" w14:textId="057FB9D6" w:rsidR="002C000E" w:rsidRPr="002C000E" w:rsidRDefault="002C000E" w:rsidP="002C000E">
      <w:pPr>
        <w:spacing w:line="480" w:lineRule="auto"/>
        <w:jc w:val="center"/>
        <w:rPr>
          <w:rStyle w:val="SubtleEmphasis"/>
          <w:rFonts w:ascii="Book Antiqua" w:hAnsi="Book Antiqua"/>
          <w:b/>
          <w:bCs/>
          <w:i w:val="0"/>
          <w:iCs w:val="0"/>
        </w:rPr>
      </w:pPr>
      <w:r>
        <w:rPr>
          <w:rStyle w:val="SubtleEmphasis"/>
          <w:rFonts w:ascii="Book Antiqua" w:hAnsi="Book Antiqua"/>
          <w:b/>
          <w:bCs/>
          <w:i w:val="0"/>
          <w:iCs w:val="0"/>
        </w:rPr>
        <w:lastRenderedPageBreak/>
        <w:t>30W F102 Dueling Sums Per Day</w:t>
      </w:r>
    </w:p>
    <w:p w14:paraId="2F29090E" w14:textId="17D0E0A1" w:rsidR="002C000E" w:rsidRDefault="000C09AA" w:rsidP="002C000E">
      <w:pPr>
        <w:spacing w:line="480" w:lineRule="auto"/>
        <w:jc w:val="center"/>
        <w:rPr>
          <w:rStyle w:val="SubtleEmphasis"/>
          <w:rFonts w:ascii="Book Antiqua" w:hAnsi="Book Antiqua"/>
        </w:rPr>
      </w:pPr>
      <w:r>
        <w:rPr>
          <w:noProof/>
        </w:rPr>
        <mc:AlternateContent>
          <mc:Choice Requires="wpg">
            <w:drawing>
              <wp:anchor distT="0" distB="0" distL="114300" distR="114300" simplePos="0" relativeHeight="251700224" behindDoc="0" locked="0" layoutInCell="1" allowOverlap="1" wp14:anchorId="43462D12" wp14:editId="2C54E50A">
                <wp:simplePos x="0" y="0"/>
                <wp:positionH relativeFrom="column">
                  <wp:posOffset>792480</wp:posOffset>
                </wp:positionH>
                <wp:positionV relativeFrom="paragraph">
                  <wp:posOffset>468630</wp:posOffset>
                </wp:positionV>
                <wp:extent cx="5003569" cy="3049905"/>
                <wp:effectExtent l="38100" t="38100" r="64135" b="36195"/>
                <wp:wrapNone/>
                <wp:docPr id="17" name="Group 17"/>
                <wp:cNvGraphicFramePr/>
                <a:graphic xmlns:a="http://schemas.openxmlformats.org/drawingml/2006/main">
                  <a:graphicData uri="http://schemas.microsoft.com/office/word/2010/wordprocessingGroup">
                    <wpg:wgp>
                      <wpg:cNvGrpSpPr/>
                      <wpg:grpSpPr>
                        <a:xfrm>
                          <a:off x="0" y="0"/>
                          <a:ext cx="5003569" cy="3049905"/>
                          <a:chOff x="0" y="0"/>
                          <a:chExt cx="5003569" cy="3049905"/>
                        </a:xfrm>
                      </wpg:grpSpPr>
                      <wps:wsp>
                        <wps:cNvPr id="42" name="Star: 5 Points 42"/>
                        <wps:cNvSpPr/>
                        <wps:spPr>
                          <a:xfrm>
                            <a:off x="0" y="173736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ar: 5 Points 43"/>
                        <wps:cNvSpPr/>
                        <wps:spPr>
                          <a:xfrm>
                            <a:off x="80010" y="56769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ar: 5 Points 44"/>
                        <wps:cNvSpPr/>
                        <wps:spPr>
                          <a:xfrm>
                            <a:off x="1276350" y="594360"/>
                            <a:ext cx="198755" cy="169545"/>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ar: 5 Points 45"/>
                        <wps:cNvSpPr/>
                        <wps:spPr>
                          <a:xfrm>
                            <a:off x="4804410" y="115062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ar: 5 Points 47"/>
                        <wps:cNvSpPr/>
                        <wps:spPr>
                          <a:xfrm>
                            <a:off x="2423160" y="286893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ar: 5 Points 48"/>
                        <wps:cNvSpPr/>
                        <wps:spPr>
                          <a:xfrm>
                            <a:off x="57150" y="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ar: 5 Points 49"/>
                        <wps:cNvSpPr/>
                        <wps:spPr>
                          <a:xfrm>
                            <a:off x="4800600" y="230505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ar: 5 Points 14"/>
                        <wps:cNvSpPr/>
                        <wps:spPr>
                          <a:xfrm>
                            <a:off x="3638550" y="0"/>
                            <a:ext cx="198755" cy="169545"/>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ar: 5 Points 15"/>
                        <wps:cNvSpPr/>
                        <wps:spPr>
                          <a:xfrm>
                            <a:off x="3581400" y="2868930"/>
                            <a:ext cx="198755" cy="169545"/>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ar: 5 Points 16"/>
                        <wps:cNvSpPr/>
                        <wps:spPr>
                          <a:xfrm>
                            <a:off x="4777740" y="2880360"/>
                            <a:ext cx="198755" cy="169545"/>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2DB376" id="Group 17" o:spid="_x0000_s1026" style="position:absolute;margin-left:62.4pt;margin-top:36.9pt;width:394pt;height:240.15pt;z-index:251700224" coordsize="50035,30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">
                <v:shape id="Star: 5 Points 42" o:spid="_x0000_s1027" style="position:absolute;top:17373;width:1991;height:1697;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43" o:spid="_x0000_s1028" style="position:absolute;left:800;top:5676;width:1991;height:1698;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44" o:spid="_x0000_s1029" style="position:absolute;left:12763;top:5943;width:1988;height:1696;visibility:visible;mso-wrap-style:square;v-text-anchor:middle" coordsize="19875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" path="m,64760r75918,1l99378,r23459,64761l198755,64760r-61419,40024l160796,169545,99378,129520,37959,169545,61419,104784,,64760xe" fillcolor="red" strokecolor="#1f3763 [1604]" strokeweight="1pt">
                  <v:stroke joinstyle="miter"/>
                  <v:path arrowok="t" o:connecttype="custom" o:connectlocs="0,64760;75918,64761;99378,0;122837,64761;198755,64760;137336,104784;160796,169545;99378,129520;37959,169545;61419,104784;0,64760" o:connectangles="0,0,0,0,0,0,0,0,0,0,0"/>
                </v:shape>
                <v:shape id="Star: 5 Points 45" o:spid="_x0000_s1030" style="position:absolute;left:48044;top:11506;width:1991;height:1697;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47" o:spid="_x0000_s1031" style="position:absolute;left:24231;top:28689;width:1992;height:1697;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48" o:spid="_x0000_s1032" style="position:absolute;left:571;width:1992;height:1697;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49" o:spid="_x0000_s1033" style="position:absolute;left:48006;top:23050;width:1991;height:1697;visibility:visible;mso-wrap-style:square;v-text-anchor:middle" coordsize="199159,16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v:shape id="Star: 5 Points 14" o:spid="_x0000_s1034" style="position:absolute;left:36385;width:1988;height:1695;visibility:visible;mso-wrap-style:square;v-text-anchor:middle" coordsize="19875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" path="m,64760r75918,1l99378,r23459,64761l198755,64760r-61419,40024l160796,169545,99378,129520,37959,169545,61419,104784,,64760xe" fillcolor="red" strokecolor="#1f3763 [1604]" strokeweight="1pt">
                  <v:stroke joinstyle="miter"/>
                  <v:path arrowok="t" o:connecttype="custom" o:connectlocs="0,64760;75918,64761;99378,0;122837,64761;198755,64760;137336,104784;160796,169545;99378,129520;37959,169545;61419,104784;0,64760" o:connectangles="0,0,0,0,0,0,0,0,0,0,0"/>
                </v:shape>
                <v:shape id="Star: 5 Points 15" o:spid="_x0000_s1035" style="position:absolute;left:35814;top:28689;width:1987;height:1695;visibility:visible;mso-wrap-style:square;v-text-anchor:middle" coordsize="19875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" path="m,64760r75918,1l99378,r23459,64761l198755,64760r-61419,40024l160796,169545,99378,129520,37959,169545,61419,104784,,64760xe" fillcolor="red" strokecolor="#1f3763 [1604]" strokeweight="1pt">
                  <v:stroke joinstyle="miter"/>
                  <v:path arrowok="t" o:connecttype="custom" o:connectlocs="0,64760;75918,64761;99378,0;122837,64761;198755,64760;137336,104784;160796,169545;99378,129520;37959,169545;61419,104784;0,64760" o:connectangles="0,0,0,0,0,0,0,0,0,0,0"/>
                </v:shape>
                <v:shape id="Star: 5 Points 16" o:spid="_x0000_s1036" style="position:absolute;left:47777;top:28803;width:1987;height:1696;visibility:visible;mso-wrap-style:square;v-text-anchor:middle" coordsize="19875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" path="m,64760r75918,1l99378,r23459,64761l198755,64760r-61419,40024l160796,169545,99378,129520,37959,169545,61419,104784,,64760xe" fillcolor="red" strokecolor="#1f3763 [1604]" strokeweight="1pt">
                  <v:stroke joinstyle="miter"/>
                  <v:path arrowok="t" o:connecttype="custom" o:connectlocs="0,64760;75918,64761;99378,0;122837,64761;198755,64760;137336,104784;160796,169545;99378,129520;37959,169545;61419,104784;0,64760" o:connectangles="0,0,0,0,0,0,0,0,0,0,0"/>
                </v:shape>
              </v:group>
            </w:pict>
          </mc:Fallback>
        </mc:AlternateContent>
      </w:r>
      <w:r w:rsidRPr="000C09AA">
        <w:rPr>
          <w:noProof/>
        </w:rPr>
        <w:t xml:space="preserve"> </w:t>
      </w:r>
      <w:r>
        <w:rPr>
          <w:noProof/>
        </w:rPr>
        <w:drawing>
          <wp:inline distT="0" distB="0" distL="0" distR="0" wp14:anchorId="393E359F" wp14:editId="4FE38407">
            <wp:extent cx="5943600" cy="3432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2175"/>
                    </a:xfrm>
                    <a:prstGeom prst="rect">
                      <a:avLst/>
                    </a:prstGeom>
                  </pic:spPr>
                </pic:pic>
              </a:graphicData>
            </a:graphic>
          </wp:inline>
        </w:drawing>
      </w:r>
    </w:p>
    <w:p w14:paraId="189810A3" w14:textId="46D423E9" w:rsidR="002C000E" w:rsidRDefault="002C000E" w:rsidP="002C000E">
      <w:pPr>
        <w:spacing w:line="480" w:lineRule="auto"/>
        <w:jc w:val="center"/>
        <w:rPr>
          <w:rStyle w:val="SubtleEmphasis"/>
          <w:rFonts w:ascii="Book Antiqua" w:hAnsi="Book Antiqua"/>
        </w:rPr>
      </w:pPr>
      <w:r>
        <w:rPr>
          <w:rStyle w:val="SubtleEmphasis"/>
          <w:rFonts w:ascii="Book Antiqua" w:hAnsi="Book Antiqua"/>
        </w:rPr>
        <w:t>Red: Human observations; Blue: Mate’s observations. Y-axis = dueling sum, X-axis = day</w:t>
      </w:r>
      <w:r w:rsidR="007F0647">
        <w:rPr>
          <w:rStyle w:val="SubtleEmphasis"/>
          <w:rFonts w:ascii="Book Antiqua" w:hAnsi="Book Antiqua"/>
        </w:rPr>
        <w:t xml:space="preserve"> (1-</w:t>
      </w:r>
      <w:r w:rsidR="00D33BCF">
        <w:rPr>
          <w:rStyle w:val="SubtleEmphasis"/>
          <w:rFonts w:ascii="Book Antiqua" w:hAnsi="Book Antiqua"/>
        </w:rPr>
        <w:t>9</w:t>
      </w:r>
      <w:r w:rsidR="007F0647">
        <w:rPr>
          <w:rStyle w:val="SubtleEmphasis"/>
          <w:rFonts w:ascii="Book Antiqua" w:hAnsi="Book Antiqua"/>
        </w:rPr>
        <w:t>)</w:t>
      </w:r>
    </w:p>
    <w:p w14:paraId="53728F57" w14:textId="41EFEE27" w:rsidR="00483FC2" w:rsidRDefault="00483FC2" w:rsidP="002C000E">
      <w:pPr>
        <w:spacing w:line="480" w:lineRule="auto"/>
        <w:jc w:val="center"/>
        <w:rPr>
          <w:rStyle w:val="SubtleEmphasis"/>
          <w:rFonts w:ascii="Book Antiqua" w:hAnsi="Book Antiqua"/>
        </w:rPr>
      </w:pPr>
      <w:r>
        <w:rPr>
          <w:rStyle w:val="SubtleEmphasis"/>
          <w:rFonts w:ascii="Book Antiqua" w:hAnsi="Book Antiqua"/>
        </w:rPr>
        <w:t>**Gamergate observations are potentially incomplete. Will likely make more sense with more data</w:t>
      </w:r>
    </w:p>
    <w:p w14:paraId="2CDE0505" w14:textId="77777777" w:rsidR="002C000E" w:rsidRDefault="002C000E" w:rsidP="002C000E">
      <w:pPr>
        <w:spacing w:line="480" w:lineRule="auto"/>
        <w:jc w:val="center"/>
        <w:rPr>
          <w:rStyle w:val="SubtleEmphasis"/>
          <w:rFonts w:ascii="Book Antiqua" w:hAnsi="Book Antiqua"/>
        </w:rPr>
      </w:pPr>
    </w:p>
    <w:p w14:paraId="5C735320" w14:textId="77777777" w:rsidR="002C000E" w:rsidRDefault="002C000E" w:rsidP="002C000E">
      <w:pPr>
        <w:spacing w:line="480" w:lineRule="auto"/>
        <w:jc w:val="center"/>
        <w:rPr>
          <w:rFonts w:ascii="Book Antiqua" w:hAnsi="Book Antiqua"/>
          <w:b/>
          <w:bCs/>
        </w:rPr>
      </w:pPr>
    </w:p>
    <w:p w14:paraId="4F48E950" w14:textId="77777777" w:rsidR="002C000E" w:rsidRPr="001D062A" w:rsidRDefault="002C000E" w:rsidP="002C000E">
      <w:pPr>
        <w:spacing w:line="480" w:lineRule="auto"/>
        <w:rPr>
          <w:rFonts w:ascii="Book Antiqua" w:hAnsi="Book Antiqua"/>
          <w:b/>
          <w:bCs/>
        </w:rPr>
      </w:pPr>
      <w:r w:rsidRPr="001D062A">
        <w:rPr>
          <w:rFonts w:ascii="Book Antiqua" w:hAnsi="Book Antiqua"/>
          <w:b/>
          <w:bCs/>
        </w:rPr>
        <w:t xml:space="preserve">30W – </w:t>
      </w:r>
      <w:r>
        <w:rPr>
          <w:rFonts w:ascii="Book Antiqua" w:hAnsi="Book Antiqua"/>
          <w:b/>
          <w:bCs/>
        </w:rPr>
        <w:t>47BC</w:t>
      </w:r>
      <w:r w:rsidRPr="001D062A">
        <w:rPr>
          <w:rFonts w:ascii="Book Antiqua" w:hAnsi="Book Antiqua"/>
          <w:b/>
          <w:bCs/>
        </w:rPr>
        <w:t xml:space="preserve"> Group:</w:t>
      </w:r>
    </w:p>
    <w:p w14:paraId="3B2B711D" w14:textId="77777777" w:rsidR="002C000E" w:rsidRDefault="002C000E" w:rsidP="002C000E">
      <w:pPr>
        <w:spacing w:line="480" w:lineRule="auto"/>
        <w:jc w:val="center"/>
        <w:rPr>
          <w:rFonts w:ascii="Book Antiqua" w:hAnsi="Book Antiqua"/>
          <w:b/>
          <w:bCs/>
        </w:rPr>
      </w:pPr>
      <w:r w:rsidRPr="001D062A">
        <w:rPr>
          <w:rFonts w:ascii="Book Antiqua" w:hAnsi="Book Antiqua"/>
          <w:b/>
          <w:bCs/>
        </w:rPr>
        <w:t>Observation Contingency Table – 30W_</w:t>
      </w:r>
      <w:r>
        <w:rPr>
          <w:rFonts w:ascii="Book Antiqua" w:hAnsi="Book Antiqua"/>
          <w:b/>
          <w:bCs/>
        </w:rPr>
        <w:t>47BC</w:t>
      </w:r>
      <w:r w:rsidRPr="001D062A">
        <w:rPr>
          <w:rFonts w:ascii="Book Antiqua" w:hAnsi="Book Antiqua"/>
          <w:b/>
          <w:bCs/>
        </w:rPr>
        <w:t xml:space="preserve"> Group</w:t>
      </w:r>
    </w:p>
    <w:tbl>
      <w:tblPr>
        <w:tblStyle w:val="TableGrid"/>
        <w:tblW w:w="0" w:type="auto"/>
        <w:tblLook w:val="04A0" w:firstRow="1" w:lastRow="0" w:firstColumn="1" w:lastColumn="0" w:noHBand="0" w:noVBand="1"/>
      </w:tblPr>
      <w:tblGrid>
        <w:gridCol w:w="2337"/>
        <w:gridCol w:w="2337"/>
        <w:gridCol w:w="2338"/>
        <w:gridCol w:w="2338"/>
      </w:tblGrid>
      <w:tr w:rsidR="002C000E" w:rsidRPr="001D062A" w14:paraId="0F4B01EB" w14:textId="77777777" w:rsidTr="00851D27">
        <w:tc>
          <w:tcPr>
            <w:tcW w:w="2337" w:type="dxa"/>
            <w:shd w:val="clear" w:color="auto" w:fill="A5A5A5" w:themeFill="accent3"/>
          </w:tcPr>
          <w:p w14:paraId="0C9F3137" w14:textId="77777777" w:rsidR="002C000E" w:rsidRPr="001D062A" w:rsidRDefault="002C000E" w:rsidP="00851D27">
            <w:pPr>
              <w:spacing w:line="480" w:lineRule="auto"/>
              <w:rPr>
                <w:rFonts w:ascii="Book Antiqua" w:hAnsi="Book Antiqua"/>
              </w:rPr>
            </w:pPr>
          </w:p>
        </w:tc>
        <w:tc>
          <w:tcPr>
            <w:tcW w:w="7013" w:type="dxa"/>
            <w:gridSpan w:val="3"/>
            <w:shd w:val="clear" w:color="auto" w:fill="A5A5A5" w:themeFill="accent3"/>
          </w:tcPr>
          <w:p w14:paraId="522FCFFD" w14:textId="77777777" w:rsidR="002C000E" w:rsidRPr="001D062A" w:rsidRDefault="002C000E" w:rsidP="00851D27">
            <w:pPr>
              <w:spacing w:line="480" w:lineRule="auto"/>
              <w:jc w:val="center"/>
              <w:rPr>
                <w:rFonts w:ascii="Book Antiqua" w:hAnsi="Book Antiqua"/>
              </w:rPr>
            </w:pPr>
            <w:r w:rsidRPr="001D062A">
              <w:rPr>
                <w:rFonts w:ascii="Book Antiqua" w:hAnsi="Book Antiqua"/>
              </w:rPr>
              <w:t>Tracking Software Presence/Absence Results</w:t>
            </w:r>
          </w:p>
        </w:tc>
      </w:tr>
      <w:tr w:rsidR="002C000E" w:rsidRPr="001D062A" w14:paraId="2CFC55D1" w14:textId="77777777" w:rsidTr="00851D27">
        <w:tc>
          <w:tcPr>
            <w:tcW w:w="2337" w:type="dxa"/>
            <w:vMerge w:val="restart"/>
            <w:shd w:val="clear" w:color="auto" w:fill="A5A5A5" w:themeFill="accent3"/>
          </w:tcPr>
          <w:p w14:paraId="4B954227" w14:textId="77777777" w:rsidR="002C000E" w:rsidRPr="001D062A" w:rsidRDefault="002C000E" w:rsidP="00851D27">
            <w:pPr>
              <w:spacing w:line="480" w:lineRule="auto"/>
              <w:jc w:val="center"/>
              <w:rPr>
                <w:rFonts w:ascii="Book Antiqua" w:hAnsi="Book Antiqua"/>
              </w:rPr>
            </w:pPr>
            <w:r w:rsidRPr="001D062A">
              <w:rPr>
                <w:rFonts w:ascii="Book Antiqua" w:hAnsi="Book Antiqua"/>
              </w:rPr>
              <w:t>Human Presence/Absence Results</w:t>
            </w:r>
          </w:p>
        </w:tc>
        <w:tc>
          <w:tcPr>
            <w:tcW w:w="2337" w:type="dxa"/>
            <w:shd w:val="clear" w:color="auto" w:fill="BFBFBF" w:themeFill="background1" w:themeFillShade="BF"/>
          </w:tcPr>
          <w:p w14:paraId="3817AB55" w14:textId="77777777" w:rsidR="002C000E" w:rsidRPr="001D062A" w:rsidRDefault="002C000E" w:rsidP="00851D27">
            <w:pPr>
              <w:spacing w:line="480" w:lineRule="auto"/>
              <w:rPr>
                <w:rFonts w:ascii="Book Antiqua" w:hAnsi="Book Antiqua"/>
              </w:rPr>
            </w:pPr>
          </w:p>
        </w:tc>
        <w:tc>
          <w:tcPr>
            <w:tcW w:w="2338" w:type="dxa"/>
            <w:shd w:val="clear" w:color="auto" w:fill="BFBFBF" w:themeFill="background1" w:themeFillShade="BF"/>
          </w:tcPr>
          <w:p w14:paraId="7F14BB8F" w14:textId="77777777" w:rsidR="002C000E" w:rsidRPr="001D062A" w:rsidRDefault="002C000E" w:rsidP="00851D27">
            <w:pPr>
              <w:spacing w:line="480" w:lineRule="auto"/>
              <w:rPr>
                <w:rFonts w:ascii="Book Antiqua" w:hAnsi="Book Antiqua"/>
              </w:rPr>
            </w:pPr>
            <w:r w:rsidRPr="001D062A">
              <w:rPr>
                <w:rFonts w:ascii="Book Antiqua" w:hAnsi="Book Antiqua"/>
              </w:rPr>
              <w:t>0 (no duel observed)</w:t>
            </w:r>
          </w:p>
        </w:tc>
        <w:tc>
          <w:tcPr>
            <w:tcW w:w="2338" w:type="dxa"/>
            <w:shd w:val="clear" w:color="auto" w:fill="BFBFBF" w:themeFill="background1" w:themeFillShade="BF"/>
          </w:tcPr>
          <w:p w14:paraId="596C5B6D" w14:textId="77777777" w:rsidR="002C000E" w:rsidRPr="001D062A" w:rsidRDefault="002C000E" w:rsidP="00851D27">
            <w:pPr>
              <w:spacing w:line="480" w:lineRule="auto"/>
              <w:rPr>
                <w:rFonts w:ascii="Book Antiqua" w:hAnsi="Book Antiqua"/>
              </w:rPr>
            </w:pPr>
            <w:r w:rsidRPr="001D062A">
              <w:rPr>
                <w:rFonts w:ascii="Book Antiqua" w:hAnsi="Book Antiqua"/>
              </w:rPr>
              <w:t>1 (duel observed)</w:t>
            </w:r>
          </w:p>
        </w:tc>
      </w:tr>
      <w:tr w:rsidR="002C000E" w:rsidRPr="001D062A" w14:paraId="5D7D8D81" w14:textId="77777777" w:rsidTr="00851D27">
        <w:tc>
          <w:tcPr>
            <w:tcW w:w="2337" w:type="dxa"/>
            <w:vMerge/>
            <w:shd w:val="clear" w:color="auto" w:fill="A5A5A5" w:themeFill="accent3"/>
          </w:tcPr>
          <w:p w14:paraId="6774F802" w14:textId="77777777" w:rsidR="002C000E" w:rsidRPr="001D062A" w:rsidRDefault="002C000E" w:rsidP="00851D27">
            <w:pPr>
              <w:spacing w:line="480" w:lineRule="auto"/>
              <w:rPr>
                <w:rFonts w:ascii="Book Antiqua" w:hAnsi="Book Antiqua"/>
              </w:rPr>
            </w:pPr>
          </w:p>
        </w:tc>
        <w:tc>
          <w:tcPr>
            <w:tcW w:w="2337" w:type="dxa"/>
            <w:shd w:val="clear" w:color="auto" w:fill="BFBFBF" w:themeFill="background1" w:themeFillShade="BF"/>
          </w:tcPr>
          <w:p w14:paraId="0D5B50B4" w14:textId="77777777" w:rsidR="002C000E" w:rsidRPr="001D062A" w:rsidRDefault="002C000E" w:rsidP="00851D27">
            <w:pPr>
              <w:spacing w:line="480" w:lineRule="auto"/>
              <w:rPr>
                <w:rFonts w:ascii="Book Antiqua" w:hAnsi="Book Antiqua"/>
              </w:rPr>
            </w:pPr>
            <w:r w:rsidRPr="001D062A">
              <w:rPr>
                <w:rFonts w:ascii="Book Antiqua" w:hAnsi="Book Antiqua"/>
              </w:rPr>
              <w:t>0 (no duel observed)</w:t>
            </w:r>
          </w:p>
        </w:tc>
        <w:tc>
          <w:tcPr>
            <w:tcW w:w="2338" w:type="dxa"/>
            <w:shd w:val="clear" w:color="auto" w:fill="E7E6E6" w:themeFill="background2"/>
          </w:tcPr>
          <w:p w14:paraId="0333B30E" w14:textId="77777777" w:rsidR="002C000E" w:rsidRPr="001D062A" w:rsidRDefault="002C000E" w:rsidP="00851D27">
            <w:pPr>
              <w:spacing w:line="480" w:lineRule="auto"/>
              <w:rPr>
                <w:rFonts w:ascii="Book Antiqua" w:hAnsi="Book Antiqua"/>
              </w:rPr>
            </w:pPr>
            <w:r>
              <w:rPr>
                <w:rFonts w:ascii="Book Antiqua" w:hAnsi="Book Antiqua"/>
              </w:rPr>
              <w:t>1</w:t>
            </w:r>
            <w:r>
              <w:t>103</w:t>
            </w:r>
          </w:p>
        </w:tc>
        <w:tc>
          <w:tcPr>
            <w:tcW w:w="2338" w:type="dxa"/>
            <w:shd w:val="clear" w:color="auto" w:fill="E7E6E6" w:themeFill="background2"/>
          </w:tcPr>
          <w:p w14:paraId="7168D342" w14:textId="77777777" w:rsidR="002C000E" w:rsidRPr="001D062A" w:rsidRDefault="002C000E" w:rsidP="00851D27">
            <w:pPr>
              <w:spacing w:line="480" w:lineRule="auto"/>
              <w:rPr>
                <w:rFonts w:ascii="Book Antiqua" w:hAnsi="Book Antiqua"/>
              </w:rPr>
            </w:pPr>
            <w:r>
              <w:rPr>
                <w:rFonts w:ascii="Book Antiqua" w:hAnsi="Book Antiqua"/>
              </w:rPr>
              <w:t>1</w:t>
            </w:r>
            <w:r>
              <w:t>36</w:t>
            </w:r>
          </w:p>
        </w:tc>
      </w:tr>
      <w:tr w:rsidR="002C000E" w:rsidRPr="001D062A" w14:paraId="21F4CE58" w14:textId="77777777" w:rsidTr="00851D27">
        <w:tc>
          <w:tcPr>
            <w:tcW w:w="2337" w:type="dxa"/>
            <w:vMerge/>
            <w:shd w:val="clear" w:color="auto" w:fill="A5A5A5" w:themeFill="accent3"/>
          </w:tcPr>
          <w:p w14:paraId="34AA6874" w14:textId="77777777" w:rsidR="002C000E" w:rsidRPr="001D062A" w:rsidRDefault="002C000E" w:rsidP="00851D27">
            <w:pPr>
              <w:spacing w:line="480" w:lineRule="auto"/>
              <w:rPr>
                <w:rFonts w:ascii="Book Antiqua" w:hAnsi="Book Antiqua"/>
              </w:rPr>
            </w:pPr>
          </w:p>
        </w:tc>
        <w:tc>
          <w:tcPr>
            <w:tcW w:w="2337" w:type="dxa"/>
            <w:shd w:val="clear" w:color="auto" w:fill="BFBFBF" w:themeFill="background1" w:themeFillShade="BF"/>
          </w:tcPr>
          <w:p w14:paraId="0875F4C6" w14:textId="77777777" w:rsidR="002C000E" w:rsidRPr="001D062A" w:rsidRDefault="002C000E" w:rsidP="00851D27">
            <w:pPr>
              <w:spacing w:line="480" w:lineRule="auto"/>
              <w:rPr>
                <w:rFonts w:ascii="Book Antiqua" w:hAnsi="Book Antiqua"/>
              </w:rPr>
            </w:pPr>
            <w:r w:rsidRPr="001D062A">
              <w:rPr>
                <w:rFonts w:ascii="Book Antiqua" w:hAnsi="Book Antiqua"/>
              </w:rPr>
              <w:t>1 (duel observed)</w:t>
            </w:r>
          </w:p>
        </w:tc>
        <w:tc>
          <w:tcPr>
            <w:tcW w:w="2338" w:type="dxa"/>
            <w:shd w:val="clear" w:color="auto" w:fill="E7E6E6" w:themeFill="background2"/>
          </w:tcPr>
          <w:p w14:paraId="303C001C" w14:textId="77777777" w:rsidR="002C000E" w:rsidRPr="001D062A" w:rsidRDefault="002C000E" w:rsidP="00851D27">
            <w:pPr>
              <w:spacing w:line="480" w:lineRule="auto"/>
              <w:rPr>
                <w:rFonts w:ascii="Book Antiqua" w:hAnsi="Book Antiqua"/>
              </w:rPr>
            </w:pPr>
            <w:r>
              <w:rPr>
                <w:rFonts w:ascii="Book Antiqua" w:hAnsi="Book Antiqua"/>
              </w:rPr>
              <w:t>0</w:t>
            </w:r>
          </w:p>
        </w:tc>
        <w:tc>
          <w:tcPr>
            <w:tcW w:w="2338" w:type="dxa"/>
            <w:shd w:val="clear" w:color="auto" w:fill="E7E6E6" w:themeFill="background2"/>
          </w:tcPr>
          <w:p w14:paraId="08DD0426" w14:textId="77777777" w:rsidR="002C000E" w:rsidRPr="001D062A" w:rsidRDefault="002C000E" w:rsidP="00851D27">
            <w:pPr>
              <w:spacing w:line="480" w:lineRule="auto"/>
              <w:rPr>
                <w:rFonts w:ascii="Book Antiqua" w:hAnsi="Book Antiqua"/>
              </w:rPr>
            </w:pPr>
            <w:r>
              <w:rPr>
                <w:rFonts w:ascii="Book Antiqua" w:hAnsi="Book Antiqua"/>
              </w:rPr>
              <w:t>201</w:t>
            </w:r>
          </w:p>
        </w:tc>
      </w:tr>
    </w:tbl>
    <w:p w14:paraId="479CC3B6" w14:textId="77777777" w:rsidR="002C000E" w:rsidRDefault="002C000E" w:rsidP="002C000E">
      <w:pPr>
        <w:spacing w:line="480" w:lineRule="auto"/>
        <w:jc w:val="center"/>
        <w:rPr>
          <w:rStyle w:val="SubtleEmphasis"/>
          <w:rFonts w:ascii="Book Antiqua" w:hAnsi="Book Antiqua"/>
        </w:rPr>
      </w:pPr>
      <w:r w:rsidRPr="001D062A">
        <w:rPr>
          <w:rStyle w:val="SubtleEmphasis"/>
          <w:rFonts w:ascii="Book Antiqua" w:hAnsi="Book Antiqua"/>
        </w:rPr>
        <w:t xml:space="preserve">Figure </w:t>
      </w:r>
      <w:r>
        <w:rPr>
          <w:rStyle w:val="SubtleEmphasis"/>
          <w:rFonts w:ascii="Book Antiqua" w:hAnsi="Book Antiqua"/>
        </w:rPr>
        <w:t>5</w:t>
      </w:r>
      <w:r w:rsidRPr="001D062A">
        <w:rPr>
          <w:rStyle w:val="SubtleEmphasis"/>
          <w:rFonts w:ascii="Book Antiqua" w:hAnsi="Book Antiqua"/>
        </w:rPr>
        <w:t>: Contingency table showing agreements and discrepancies between human observers and tracking software for the 30W_</w:t>
      </w:r>
      <w:r>
        <w:rPr>
          <w:rStyle w:val="SubtleEmphasis"/>
          <w:rFonts w:ascii="Book Antiqua" w:hAnsi="Book Antiqua"/>
        </w:rPr>
        <w:t>47BC</w:t>
      </w:r>
      <w:r w:rsidRPr="001D062A">
        <w:rPr>
          <w:rStyle w:val="SubtleEmphasis"/>
          <w:rFonts w:ascii="Book Antiqua" w:hAnsi="Book Antiqua"/>
        </w:rPr>
        <w:t xml:space="preserve"> group. See the caption under Fig.1 for explanation.</w:t>
      </w:r>
    </w:p>
    <w:p w14:paraId="640CEA5E" w14:textId="77777777" w:rsidR="002C000E" w:rsidRPr="001D062A" w:rsidRDefault="002C000E" w:rsidP="002C000E">
      <w:pPr>
        <w:spacing w:line="480" w:lineRule="auto"/>
        <w:jc w:val="center"/>
        <w:rPr>
          <w:rStyle w:val="SubtleEmphasis"/>
          <w:rFonts w:ascii="Book Antiqua" w:hAnsi="Book Antiqua"/>
        </w:rPr>
      </w:pPr>
      <w:r>
        <w:rPr>
          <w:rStyle w:val="SubtleEmphasis"/>
          <w:rFonts w:ascii="Book Antiqua" w:hAnsi="Book Antiqua"/>
          <w:noProof/>
        </w:rPr>
        <w:drawing>
          <wp:inline distT="0" distB="0" distL="0" distR="0" wp14:anchorId="77444D80" wp14:editId="664CE0C0">
            <wp:extent cx="5939155" cy="21717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2171700"/>
                    </a:xfrm>
                    <a:prstGeom prst="rect">
                      <a:avLst/>
                    </a:prstGeom>
                    <a:noFill/>
                    <a:ln>
                      <a:noFill/>
                    </a:ln>
                  </pic:spPr>
                </pic:pic>
              </a:graphicData>
            </a:graphic>
          </wp:inline>
        </w:drawing>
      </w:r>
    </w:p>
    <w:p w14:paraId="5E87FC67" w14:textId="297F1022" w:rsidR="002C000E" w:rsidRDefault="002C000E" w:rsidP="002C000E">
      <w:pPr>
        <w:spacing w:line="480" w:lineRule="auto"/>
        <w:jc w:val="center"/>
        <w:rPr>
          <w:rStyle w:val="SubtleEmphasis"/>
          <w:rFonts w:ascii="Book Antiqua" w:hAnsi="Book Antiqua"/>
        </w:rPr>
      </w:pPr>
      <w:r>
        <w:rPr>
          <w:rStyle w:val="SubtleEmphasis"/>
          <w:rFonts w:ascii="Book Antiqua" w:hAnsi="Book Antiqua"/>
        </w:rPr>
        <w:t>Figure 6: Distribution of relative dueling frequency in the 30W_47BC group. See caption under Fig. 2 for explanation. This graph has an added metric, MateLSum. It represents the relative length of duels recorded by Mate’s software (likely represents the # of frames ants are recorded dueling, but this has not been clarified). *If this is a useful metric for comparison, I will redo the graphs for the other groups as well.*</w:t>
      </w:r>
    </w:p>
    <w:p w14:paraId="0A9AB3CF" w14:textId="070A38B3" w:rsidR="002C000E" w:rsidRPr="002C000E" w:rsidRDefault="002C000E" w:rsidP="002C000E">
      <w:pPr>
        <w:spacing w:line="480" w:lineRule="auto"/>
        <w:jc w:val="center"/>
        <w:rPr>
          <w:rStyle w:val="SubtleEmphasis"/>
          <w:rFonts w:ascii="Book Antiqua" w:hAnsi="Book Antiqua"/>
          <w:b/>
          <w:bCs/>
          <w:i w:val="0"/>
          <w:iCs w:val="0"/>
        </w:rPr>
      </w:pPr>
      <w:r>
        <w:rPr>
          <w:rStyle w:val="SubtleEmphasis"/>
          <w:rFonts w:ascii="Book Antiqua" w:hAnsi="Book Antiqua"/>
          <w:b/>
          <w:bCs/>
          <w:i w:val="0"/>
          <w:iCs w:val="0"/>
        </w:rPr>
        <w:t>30W 47BC – Dueling Sums per Day</w:t>
      </w:r>
    </w:p>
    <w:p w14:paraId="21EAD69C" w14:textId="3706B77D" w:rsidR="002C000E" w:rsidRDefault="00E34F53" w:rsidP="002C000E">
      <w:pPr>
        <w:spacing w:line="480" w:lineRule="auto"/>
        <w:rPr>
          <w:rFonts w:ascii="Book Antiqua" w:hAnsi="Book Antiqua"/>
          <w:b/>
          <w:bCs/>
        </w:rPr>
      </w:pPr>
      <w:r>
        <w:rPr>
          <w:noProof/>
        </w:rPr>
        <w:lastRenderedPageBreak/>
        <mc:AlternateContent>
          <mc:Choice Requires="wpg">
            <w:drawing>
              <wp:anchor distT="0" distB="0" distL="114300" distR="114300" simplePos="0" relativeHeight="251718656" behindDoc="0" locked="0" layoutInCell="1" allowOverlap="1" wp14:anchorId="17BA17F8" wp14:editId="2379DB56">
                <wp:simplePos x="0" y="0"/>
                <wp:positionH relativeFrom="column">
                  <wp:posOffset>795020</wp:posOffset>
                </wp:positionH>
                <wp:positionV relativeFrom="paragraph">
                  <wp:posOffset>90170</wp:posOffset>
                </wp:positionV>
                <wp:extent cx="5010150" cy="3167062"/>
                <wp:effectExtent l="38100" t="38100" r="57150" b="33655"/>
                <wp:wrapNone/>
                <wp:docPr id="8" name="Group 8"/>
                <wp:cNvGraphicFramePr/>
                <a:graphic xmlns:a="http://schemas.openxmlformats.org/drawingml/2006/main">
                  <a:graphicData uri="http://schemas.microsoft.com/office/word/2010/wordprocessingGroup">
                    <wpg:wgp>
                      <wpg:cNvGrpSpPr/>
                      <wpg:grpSpPr>
                        <a:xfrm>
                          <a:off x="0" y="0"/>
                          <a:ext cx="5010150" cy="3167062"/>
                          <a:chOff x="0" y="0"/>
                          <a:chExt cx="5010150" cy="3167062"/>
                        </a:xfrm>
                      </wpg:grpSpPr>
                      <wps:wsp>
                        <wps:cNvPr id="19" name="Star: 5 Points 19"/>
                        <wps:cNvSpPr/>
                        <wps:spPr>
                          <a:xfrm>
                            <a:off x="2386012" y="0"/>
                            <a:ext cx="247650" cy="228600"/>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ar: 5 Points 21"/>
                        <wps:cNvSpPr/>
                        <wps:spPr>
                          <a:xfrm>
                            <a:off x="1209675" y="1181100"/>
                            <a:ext cx="247650" cy="228600"/>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ar: 5 Points 22"/>
                        <wps:cNvSpPr/>
                        <wps:spPr>
                          <a:xfrm>
                            <a:off x="2414587" y="1200150"/>
                            <a:ext cx="247650" cy="228600"/>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ar: 5 Points 23"/>
                        <wps:cNvSpPr/>
                        <wps:spPr>
                          <a:xfrm>
                            <a:off x="3557587" y="1181100"/>
                            <a:ext cx="247650" cy="228600"/>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ar: 5 Points 24"/>
                        <wps:cNvSpPr/>
                        <wps:spPr>
                          <a:xfrm>
                            <a:off x="4762500" y="2347912"/>
                            <a:ext cx="247650" cy="228600"/>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ar: 5 Points 25"/>
                        <wps:cNvSpPr/>
                        <wps:spPr>
                          <a:xfrm>
                            <a:off x="3557587" y="2938462"/>
                            <a:ext cx="247650" cy="228600"/>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ar: 5 Points 26"/>
                        <wps:cNvSpPr/>
                        <wps:spPr>
                          <a:xfrm>
                            <a:off x="2414587" y="2924175"/>
                            <a:ext cx="247650" cy="228600"/>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ar: 5 Points 28"/>
                        <wps:cNvSpPr/>
                        <wps:spPr>
                          <a:xfrm>
                            <a:off x="1171575" y="2938462"/>
                            <a:ext cx="247650" cy="228600"/>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ar: 5 Points 6"/>
                        <wps:cNvSpPr/>
                        <wps:spPr>
                          <a:xfrm>
                            <a:off x="0" y="2895600"/>
                            <a:ext cx="247650" cy="228600"/>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B0D34A" id="Group 8" o:spid="_x0000_s1026" style="position:absolute;margin-left:62.6pt;margin-top:7.1pt;width:394.5pt;height:249.35pt;z-index:251718656" coordsize="50101,31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">
                <v:shape id="Star: 5 Points 19" o:spid="_x0000_s1027" style="position:absolute;left:23860;width:2476;height:2286;visibility:visible;mso-wrap-style:square;v-text-anchor:middle" coordsize="2476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" path="m,87317r94594,1l123825,r29231,87318l247650,87317r-76529,53965l200353,228599,123825,174634,47297,228599,76529,141282,,87317xe" fillcolor="red" strokecolor="#1f3763 [1604]" strokeweight="1pt">
                  <v:stroke joinstyle="miter"/>
                  <v:path arrowok="t" o:connecttype="custom" o:connectlocs="0,87317;94594,87318;123825,0;153056,87318;247650,87317;171121,141282;200353,228599;123825,174634;47297,228599;76529,141282;0,87317" o:connectangles="0,0,0,0,0,0,0,0,0,0,0"/>
                </v:shape>
                <v:shape id="Star: 5 Points 21" o:spid="_x0000_s1028" style="position:absolute;left:12096;top:11811;width:2477;height:2286;visibility:visible;mso-wrap-style:square;v-text-anchor:middle" coordsize="2476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" path="m,87317r94594,1l123825,r29231,87318l247650,87317r-76529,53965l200353,228599,123825,174634,47297,228599,76529,141282,,87317xe" fillcolor="red" strokecolor="#1f3763 [1604]" strokeweight="1pt">
                  <v:stroke joinstyle="miter"/>
                  <v:path arrowok="t" o:connecttype="custom" o:connectlocs="0,87317;94594,87318;123825,0;153056,87318;247650,87317;171121,141282;200353,228599;123825,174634;47297,228599;76529,141282;0,87317" o:connectangles="0,0,0,0,0,0,0,0,0,0,0"/>
                </v:shape>
                <v:shape id="Star: 5 Points 22" o:spid="_x0000_s1029" style="position:absolute;left:24145;top:12001;width:2477;height:2286;visibility:visible;mso-wrap-style:square;v-text-anchor:middle" coordsize="2476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" path="m,87317r94594,1l123825,r29231,87318l247650,87317r-76529,53965l200353,228599,123825,174634,47297,228599,76529,141282,,87317xe" fillcolor="red" strokecolor="#1f3763 [1604]" strokeweight="1pt">
                  <v:stroke joinstyle="miter"/>
                  <v:path arrowok="t" o:connecttype="custom" o:connectlocs="0,87317;94594,87318;123825,0;153056,87318;247650,87317;171121,141282;200353,228599;123825,174634;47297,228599;76529,141282;0,87317" o:connectangles="0,0,0,0,0,0,0,0,0,0,0"/>
                </v:shape>
                <v:shape id="Star: 5 Points 23" o:spid="_x0000_s1030" style="position:absolute;left:35575;top:11811;width:2477;height:2286;visibility:visible;mso-wrap-style:square;v-text-anchor:middle" coordsize="2476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" path="m,87317r94594,1l123825,r29231,87318l247650,87317r-76529,53965l200353,228599,123825,174634,47297,228599,76529,141282,,87317xe" fillcolor="red" strokecolor="#1f3763 [1604]" strokeweight="1pt">
                  <v:stroke joinstyle="miter"/>
                  <v:path arrowok="t" o:connecttype="custom" o:connectlocs="0,87317;94594,87318;123825,0;153056,87318;247650,87317;171121,141282;200353,228599;123825,174634;47297,228599;76529,141282;0,87317" o:connectangles="0,0,0,0,0,0,0,0,0,0,0"/>
                </v:shape>
                <v:shape id="Star: 5 Points 24" o:spid="_x0000_s1031" style="position:absolute;left:47625;top:23479;width:2476;height:2286;visibility:visible;mso-wrap-style:square;v-text-anchor:middle" coordsize="2476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" path="m,87317r94594,1l123825,r29231,87318l247650,87317r-76529,53965l200353,228599,123825,174634,47297,228599,76529,141282,,87317xe" fillcolor="red" strokecolor="#1f3763 [1604]" strokeweight="1pt">
                  <v:stroke joinstyle="miter"/>
                  <v:path arrowok="t" o:connecttype="custom" o:connectlocs="0,87317;94594,87318;123825,0;153056,87318;247650,87317;171121,141282;200353,228599;123825,174634;47297,228599;76529,141282;0,87317" o:connectangles="0,0,0,0,0,0,0,0,0,0,0"/>
                </v:shape>
                <v:shape id="Star: 5 Points 25" o:spid="_x0000_s1032" style="position:absolute;left:35575;top:29384;width:2477;height:2286;visibility:visible;mso-wrap-style:square;v-text-anchor:middle" coordsize="2476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" path="m,87317r94594,1l123825,r29231,87318l247650,87317r-76529,53965l200353,228599,123825,174634,47297,228599,76529,141282,,87317xe" fillcolor="red" strokecolor="#1f3763 [1604]" strokeweight="1pt">
                  <v:stroke joinstyle="miter"/>
                  <v:path arrowok="t" o:connecttype="custom" o:connectlocs="0,87317;94594,87318;123825,0;153056,87318;247650,87317;171121,141282;200353,228599;123825,174634;47297,228599;76529,141282;0,87317" o:connectangles="0,0,0,0,0,0,0,0,0,0,0"/>
                </v:shape>
                <v:shape id="Star: 5 Points 26" o:spid="_x0000_s1033" style="position:absolute;left:24145;top:29241;width:2477;height:2286;visibility:visible;mso-wrap-style:square;v-text-anchor:middle" coordsize="2476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" path="m,87317r94594,1l123825,r29231,87318l247650,87317r-76529,53965l200353,228599,123825,174634,47297,228599,76529,141282,,87317xe" fillcolor="red" strokecolor="#1f3763 [1604]" strokeweight="1pt">
                  <v:stroke joinstyle="miter"/>
                  <v:path arrowok="t" o:connecttype="custom" o:connectlocs="0,87317;94594,87318;123825,0;153056,87318;247650,87317;171121,141282;200353,228599;123825,174634;47297,228599;76529,141282;0,87317" o:connectangles="0,0,0,0,0,0,0,0,0,0,0"/>
                </v:shape>
                <v:shape id="Star: 5 Points 28" o:spid="_x0000_s1034" style="position:absolute;left:11715;top:29384;width:2477;height:2286;visibility:visible;mso-wrap-style:square;v-text-anchor:middle" coordsize="2476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" path="m,87317r94594,1l123825,r29231,87318l247650,87317r-76529,53965l200353,228599,123825,174634,47297,228599,76529,141282,,87317xe" fillcolor="red" strokecolor="#1f3763 [1604]" strokeweight="1pt">
                  <v:stroke joinstyle="miter"/>
                  <v:path arrowok="t" o:connecttype="custom" o:connectlocs="0,87317;94594,87318;123825,0;153056,87318;247650,87317;171121,141282;200353,228599;123825,174634;47297,228599;76529,141282;0,87317" o:connectangles="0,0,0,0,0,0,0,0,0,0,0"/>
                </v:shape>
                <v:shape id="Star: 5 Points 6" o:spid="_x0000_s1035" style="position:absolute;top:28956;width:2476;height:2286;visibility:visible;mso-wrap-style:square;v-text-anchor:middle" coordsize="2476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" path="m,87317r94594,1l123825,r29231,87318l247650,87317r-76529,53965l200353,228599,123825,174634,47297,228599,76529,141282,,87317xe" fillcolor="red" strokecolor="#1f3763 [1604]" strokeweight="1pt">
                  <v:stroke joinstyle="miter"/>
                  <v:path arrowok="t" o:connecttype="custom" o:connectlocs="0,87317;94594,87318;123825,0;153056,87318;247650,87317;171121,141282;200353,228599;123825,174634;47297,228599;76529,141282;0,87317" o:connectangles="0,0,0,0,0,0,0,0,0,0,0"/>
                </v:shape>
              </v:group>
            </w:pict>
          </mc:Fallback>
        </mc:AlternateContent>
      </w:r>
      <w:r w:rsidR="000C09AA">
        <w:rPr>
          <w:noProof/>
        </w:rPr>
        <w:drawing>
          <wp:inline distT="0" distB="0" distL="0" distR="0" wp14:anchorId="558DF7E8" wp14:editId="6BD382C3">
            <wp:extent cx="5943600" cy="3487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7420"/>
                    </a:xfrm>
                    <a:prstGeom prst="rect">
                      <a:avLst/>
                    </a:prstGeom>
                  </pic:spPr>
                </pic:pic>
              </a:graphicData>
            </a:graphic>
          </wp:inline>
        </w:drawing>
      </w:r>
    </w:p>
    <w:p w14:paraId="7420EF72" w14:textId="7BBF6C4F" w:rsidR="002C000E" w:rsidRDefault="002C000E" w:rsidP="002C000E">
      <w:pPr>
        <w:spacing w:line="480" w:lineRule="auto"/>
        <w:jc w:val="center"/>
        <w:rPr>
          <w:rStyle w:val="SubtleEmphasis"/>
          <w:rFonts w:ascii="Book Antiqua" w:hAnsi="Book Antiqua"/>
        </w:rPr>
      </w:pPr>
      <w:r>
        <w:rPr>
          <w:rStyle w:val="SubtleEmphasis"/>
          <w:rFonts w:ascii="Book Antiqua" w:hAnsi="Book Antiqua"/>
        </w:rPr>
        <w:t>Red: Human observations; Blue: Mate’s observations. Y-axis = dueling sum, X-axis = day</w:t>
      </w:r>
      <w:r w:rsidR="007F0647">
        <w:rPr>
          <w:rStyle w:val="SubtleEmphasis"/>
          <w:rFonts w:ascii="Book Antiqua" w:hAnsi="Book Antiqua"/>
        </w:rPr>
        <w:t xml:space="preserve"> (1-4)</w:t>
      </w:r>
    </w:p>
    <w:p w14:paraId="186FE5D1" w14:textId="17851A6B" w:rsidR="002C000E" w:rsidRDefault="002C000E" w:rsidP="002C000E">
      <w:pPr>
        <w:spacing w:line="480" w:lineRule="auto"/>
        <w:rPr>
          <w:rFonts w:ascii="Book Antiqua" w:hAnsi="Book Antiqua"/>
          <w:b/>
          <w:bCs/>
        </w:rPr>
      </w:pPr>
    </w:p>
    <w:p w14:paraId="4937D452" w14:textId="77777777" w:rsidR="002C000E" w:rsidRPr="001D062A" w:rsidRDefault="002C000E" w:rsidP="002C000E">
      <w:pPr>
        <w:spacing w:line="480" w:lineRule="auto"/>
        <w:rPr>
          <w:rFonts w:ascii="Book Antiqua" w:hAnsi="Book Antiqua" w:cs="Times New Roman"/>
          <w:sz w:val="24"/>
          <w:szCs w:val="24"/>
        </w:rPr>
      </w:pPr>
    </w:p>
    <w:p w14:paraId="7DD929B9" w14:textId="77777777" w:rsidR="002C000E" w:rsidRPr="001D062A" w:rsidRDefault="002C000E" w:rsidP="002C000E">
      <w:pPr>
        <w:spacing w:line="480" w:lineRule="auto"/>
        <w:rPr>
          <w:rFonts w:ascii="Book Antiqua" w:hAnsi="Book Antiqua"/>
          <w:b/>
          <w:bCs/>
        </w:rPr>
      </w:pPr>
      <w:r>
        <w:rPr>
          <w:rFonts w:ascii="Book Antiqua" w:hAnsi="Book Antiqua"/>
          <w:b/>
          <w:bCs/>
        </w:rPr>
        <w:t>15W_49B1</w:t>
      </w:r>
      <w:r w:rsidRPr="001D062A">
        <w:rPr>
          <w:rFonts w:ascii="Book Antiqua" w:hAnsi="Book Antiqua"/>
          <w:b/>
          <w:bCs/>
        </w:rPr>
        <w:t xml:space="preserve"> Group:</w:t>
      </w:r>
    </w:p>
    <w:p w14:paraId="0F22998B" w14:textId="77777777" w:rsidR="002C000E" w:rsidRDefault="002C000E" w:rsidP="002C000E">
      <w:pPr>
        <w:spacing w:line="480" w:lineRule="auto"/>
        <w:jc w:val="center"/>
        <w:rPr>
          <w:rFonts w:ascii="Book Antiqua" w:hAnsi="Book Antiqua"/>
          <w:b/>
          <w:bCs/>
        </w:rPr>
      </w:pPr>
      <w:r w:rsidRPr="001D062A">
        <w:rPr>
          <w:rFonts w:ascii="Book Antiqua" w:hAnsi="Book Antiqua"/>
          <w:b/>
          <w:bCs/>
        </w:rPr>
        <w:t xml:space="preserve">Observation Contingency Table – </w:t>
      </w:r>
      <w:r>
        <w:rPr>
          <w:rFonts w:ascii="Book Antiqua" w:hAnsi="Book Antiqua"/>
          <w:b/>
          <w:bCs/>
        </w:rPr>
        <w:t>15W_49B1</w:t>
      </w:r>
      <w:r w:rsidRPr="001D062A">
        <w:rPr>
          <w:rFonts w:ascii="Book Antiqua" w:hAnsi="Book Antiqua"/>
          <w:b/>
          <w:bCs/>
        </w:rPr>
        <w:t xml:space="preserve"> Group</w:t>
      </w:r>
    </w:p>
    <w:tbl>
      <w:tblPr>
        <w:tblStyle w:val="TableGrid"/>
        <w:tblW w:w="0" w:type="auto"/>
        <w:tblLook w:val="04A0" w:firstRow="1" w:lastRow="0" w:firstColumn="1" w:lastColumn="0" w:noHBand="0" w:noVBand="1"/>
      </w:tblPr>
      <w:tblGrid>
        <w:gridCol w:w="2337"/>
        <w:gridCol w:w="2337"/>
        <w:gridCol w:w="2338"/>
        <w:gridCol w:w="2338"/>
      </w:tblGrid>
      <w:tr w:rsidR="002C000E" w:rsidRPr="001D062A" w14:paraId="3053D241" w14:textId="77777777" w:rsidTr="00851D27">
        <w:tc>
          <w:tcPr>
            <w:tcW w:w="2337" w:type="dxa"/>
            <w:shd w:val="clear" w:color="auto" w:fill="A5A5A5" w:themeFill="accent3"/>
          </w:tcPr>
          <w:p w14:paraId="3D691C5F" w14:textId="77777777" w:rsidR="002C000E" w:rsidRPr="001D062A" w:rsidRDefault="002C000E" w:rsidP="00851D27">
            <w:pPr>
              <w:spacing w:line="480" w:lineRule="auto"/>
              <w:rPr>
                <w:rFonts w:ascii="Book Antiqua" w:hAnsi="Book Antiqua"/>
              </w:rPr>
            </w:pPr>
          </w:p>
        </w:tc>
        <w:tc>
          <w:tcPr>
            <w:tcW w:w="7013" w:type="dxa"/>
            <w:gridSpan w:val="3"/>
            <w:shd w:val="clear" w:color="auto" w:fill="A5A5A5" w:themeFill="accent3"/>
          </w:tcPr>
          <w:p w14:paraId="04724F2B" w14:textId="77777777" w:rsidR="002C000E" w:rsidRPr="001D062A" w:rsidRDefault="002C000E" w:rsidP="00851D27">
            <w:pPr>
              <w:spacing w:line="480" w:lineRule="auto"/>
              <w:jc w:val="center"/>
              <w:rPr>
                <w:rFonts w:ascii="Book Antiqua" w:hAnsi="Book Antiqua"/>
              </w:rPr>
            </w:pPr>
            <w:r w:rsidRPr="001D062A">
              <w:rPr>
                <w:rFonts w:ascii="Book Antiqua" w:hAnsi="Book Antiqua"/>
              </w:rPr>
              <w:t>Tracking Software Presence/Absence Results</w:t>
            </w:r>
          </w:p>
        </w:tc>
      </w:tr>
      <w:tr w:rsidR="002C000E" w:rsidRPr="001D062A" w14:paraId="5882FD72" w14:textId="77777777" w:rsidTr="00851D27">
        <w:tc>
          <w:tcPr>
            <w:tcW w:w="2337" w:type="dxa"/>
            <w:vMerge w:val="restart"/>
            <w:shd w:val="clear" w:color="auto" w:fill="A5A5A5" w:themeFill="accent3"/>
          </w:tcPr>
          <w:p w14:paraId="1AB5D2D8" w14:textId="77777777" w:rsidR="002C000E" w:rsidRPr="001D062A" w:rsidRDefault="002C000E" w:rsidP="00851D27">
            <w:pPr>
              <w:spacing w:line="480" w:lineRule="auto"/>
              <w:jc w:val="center"/>
              <w:rPr>
                <w:rFonts w:ascii="Book Antiqua" w:hAnsi="Book Antiqua"/>
              </w:rPr>
            </w:pPr>
            <w:r w:rsidRPr="001D062A">
              <w:rPr>
                <w:rFonts w:ascii="Book Antiqua" w:hAnsi="Book Antiqua"/>
              </w:rPr>
              <w:t>Human Presence/Absence Results</w:t>
            </w:r>
          </w:p>
        </w:tc>
        <w:tc>
          <w:tcPr>
            <w:tcW w:w="2337" w:type="dxa"/>
            <w:shd w:val="clear" w:color="auto" w:fill="BFBFBF" w:themeFill="background1" w:themeFillShade="BF"/>
          </w:tcPr>
          <w:p w14:paraId="4C666A08" w14:textId="77777777" w:rsidR="002C000E" w:rsidRPr="001D062A" w:rsidRDefault="002C000E" w:rsidP="00851D27">
            <w:pPr>
              <w:spacing w:line="480" w:lineRule="auto"/>
              <w:rPr>
                <w:rFonts w:ascii="Book Antiqua" w:hAnsi="Book Antiqua"/>
              </w:rPr>
            </w:pPr>
          </w:p>
        </w:tc>
        <w:tc>
          <w:tcPr>
            <w:tcW w:w="2338" w:type="dxa"/>
            <w:shd w:val="clear" w:color="auto" w:fill="BFBFBF" w:themeFill="background1" w:themeFillShade="BF"/>
          </w:tcPr>
          <w:p w14:paraId="0FFE8C47" w14:textId="77777777" w:rsidR="002C000E" w:rsidRPr="001D062A" w:rsidRDefault="002C000E" w:rsidP="00851D27">
            <w:pPr>
              <w:spacing w:line="480" w:lineRule="auto"/>
              <w:rPr>
                <w:rFonts w:ascii="Book Antiqua" w:hAnsi="Book Antiqua"/>
              </w:rPr>
            </w:pPr>
            <w:r w:rsidRPr="001D062A">
              <w:rPr>
                <w:rFonts w:ascii="Book Antiqua" w:hAnsi="Book Antiqua"/>
              </w:rPr>
              <w:t>0 (no duel observed)</w:t>
            </w:r>
          </w:p>
        </w:tc>
        <w:tc>
          <w:tcPr>
            <w:tcW w:w="2338" w:type="dxa"/>
            <w:shd w:val="clear" w:color="auto" w:fill="BFBFBF" w:themeFill="background1" w:themeFillShade="BF"/>
          </w:tcPr>
          <w:p w14:paraId="33582B54" w14:textId="77777777" w:rsidR="002C000E" w:rsidRPr="001D062A" w:rsidRDefault="002C000E" w:rsidP="00851D27">
            <w:pPr>
              <w:spacing w:line="480" w:lineRule="auto"/>
              <w:rPr>
                <w:rFonts w:ascii="Book Antiqua" w:hAnsi="Book Antiqua"/>
              </w:rPr>
            </w:pPr>
            <w:r w:rsidRPr="001D062A">
              <w:rPr>
                <w:rFonts w:ascii="Book Antiqua" w:hAnsi="Book Antiqua"/>
              </w:rPr>
              <w:t>1 (duel observed)</w:t>
            </w:r>
          </w:p>
        </w:tc>
      </w:tr>
      <w:tr w:rsidR="002C000E" w:rsidRPr="001D062A" w14:paraId="0159899E" w14:textId="77777777" w:rsidTr="00851D27">
        <w:tc>
          <w:tcPr>
            <w:tcW w:w="2337" w:type="dxa"/>
            <w:vMerge/>
            <w:shd w:val="clear" w:color="auto" w:fill="A5A5A5" w:themeFill="accent3"/>
          </w:tcPr>
          <w:p w14:paraId="3441E6A4" w14:textId="77777777" w:rsidR="002C000E" w:rsidRPr="001D062A" w:rsidRDefault="002C000E" w:rsidP="00851D27">
            <w:pPr>
              <w:spacing w:line="480" w:lineRule="auto"/>
              <w:rPr>
                <w:rFonts w:ascii="Book Antiqua" w:hAnsi="Book Antiqua"/>
              </w:rPr>
            </w:pPr>
          </w:p>
        </w:tc>
        <w:tc>
          <w:tcPr>
            <w:tcW w:w="2337" w:type="dxa"/>
            <w:shd w:val="clear" w:color="auto" w:fill="BFBFBF" w:themeFill="background1" w:themeFillShade="BF"/>
          </w:tcPr>
          <w:p w14:paraId="5F39EE74" w14:textId="77777777" w:rsidR="002C000E" w:rsidRPr="001D062A" w:rsidRDefault="002C000E" w:rsidP="00851D27">
            <w:pPr>
              <w:spacing w:line="480" w:lineRule="auto"/>
              <w:rPr>
                <w:rFonts w:ascii="Book Antiqua" w:hAnsi="Book Antiqua"/>
              </w:rPr>
            </w:pPr>
            <w:r w:rsidRPr="001D062A">
              <w:rPr>
                <w:rFonts w:ascii="Book Antiqua" w:hAnsi="Book Antiqua"/>
              </w:rPr>
              <w:t>0 (no duel observed)</w:t>
            </w:r>
          </w:p>
        </w:tc>
        <w:tc>
          <w:tcPr>
            <w:tcW w:w="2338" w:type="dxa"/>
            <w:shd w:val="clear" w:color="auto" w:fill="E7E6E6" w:themeFill="background2"/>
          </w:tcPr>
          <w:p w14:paraId="4C7DBFEA" w14:textId="77777777" w:rsidR="002C000E" w:rsidRPr="001D062A" w:rsidRDefault="002C000E" w:rsidP="00851D27">
            <w:pPr>
              <w:spacing w:line="480" w:lineRule="auto"/>
              <w:rPr>
                <w:rFonts w:ascii="Book Antiqua" w:hAnsi="Book Antiqua"/>
              </w:rPr>
            </w:pPr>
            <w:r>
              <w:rPr>
                <w:rFonts w:ascii="Book Antiqua" w:hAnsi="Book Antiqua"/>
              </w:rPr>
              <w:t>548</w:t>
            </w:r>
          </w:p>
        </w:tc>
        <w:tc>
          <w:tcPr>
            <w:tcW w:w="2338" w:type="dxa"/>
            <w:shd w:val="clear" w:color="auto" w:fill="E7E6E6" w:themeFill="background2"/>
          </w:tcPr>
          <w:p w14:paraId="0F3863CE" w14:textId="77777777" w:rsidR="002C000E" w:rsidRPr="001D062A" w:rsidRDefault="002C000E" w:rsidP="00851D27">
            <w:pPr>
              <w:spacing w:line="480" w:lineRule="auto"/>
              <w:rPr>
                <w:rFonts w:ascii="Book Antiqua" w:hAnsi="Book Antiqua"/>
              </w:rPr>
            </w:pPr>
            <w:r>
              <w:rPr>
                <w:rFonts w:ascii="Book Antiqua" w:hAnsi="Book Antiqua"/>
              </w:rPr>
              <w:t>44</w:t>
            </w:r>
          </w:p>
        </w:tc>
      </w:tr>
      <w:tr w:rsidR="002C000E" w:rsidRPr="001D062A" w14:paraId="0C2528F8" w14:textId="77777777" w:rsidTr="00851D27">
        <w:tc>
          <w:tcPr>
            <w:tcW w:w="2337" w:type="dxa"/>
            <w:vMerge/>
            <w:shd w:val="clear" w:color="auto" w:fill="A5A5A5" w:themeFill="accent3"/>
          </w:tcPr>
          <w:p w14:paraId="63011337" w14:textId="77777777" w:rsidR="002C000E" w:rsidRPr="001D062A" w:rsidRDefault="002C000E" w:rsidP="00851D27">
            <w:pPr>
              <w:spacing w:line="480" w:lineRule="auto"/>
              <w:rPr>
                <w:rFonts w:ascii="Book Antiqua" w:hAnsi="Book Antiqua"/>
              </w:rPr>
            </w:pPr>
          </w:p>
        </w:tc>
        <w:tc>
          <w:tcPr>
            <w:tcW w:w="2337" w:type="dxa"/>
            <w:shd w:val="clear" w:color="auto" w:fill="BFBFBF" w:themeFill="background1" w:themeFillShade="BF"/>
          </w:tcPr>
          <w:p w14:paraId="3B4B1440" w14:textId="77777777" w:rsidR="002C000E" w:rsidRPr="001D062A" w:rsidRDefault="002C000E" w:rsidP="00851D27">
            <w:pPr>
              <w:spacing w:line="480" w:lineRule="auto"/>
              <w:rPr>
                <w:rFonts w:ascii="Book Antiqua" w:hAnsi="Book Antiqua"/>
              </w:rPr>
            </w:pPr>
            <w:r w:rsidRPr="001D062A">
              <w:rPr>
                <w:rFonts w:ascii="Book Antiqua" w:hAnsi="Book Antiqua"/>
              </w:rPr>
              <w:t>1 (duel observed)</w:t>
            </w:r>
          </w:p>
        </w:tc>
        <w:tc>
          <w:tcPr>
            <w:tcW w:w="2338" w:type="dxa"/>
            <w:shd w:val="clear" w:color="auto" w:fill="E7E6E6" w:themeFill="background2"/>
          </w:tcPr>
          <w:p w14:paraId="4A54B670" w14:textId="77777777" w:rsidR="002C000E" w:rsidRPr="001D062A" w:rsidRDefault="002C000E" w:rsidP="00851D27">
            <w:pPr>
              <w:spacing w:line="480" w:lineRule="auto"/>
              <w:rPr>
                <w:rFonts w:ascii="Book Antiqua" w:hAnsi="Book Antiqua"/>
              </w:rPr>
            </w:pPr>
            <w:r>
              <w:rPr>
                <w:rFonts w:ascii="Book Antiqua" w:hAnsi="Book Antiqua"/>
              </w:rPr>
              <w:t>10</w:t>
            </w:r>
          </w:p>
        </w:tc>
        <w:tc>
          <w:tcPr>
            <w:tcW w:w="2338" w:type="dxa"/>
            <w:shd w:val="clear" w:color="auto" w:fill="E7E6E6" w:themeFill="background2"/>
          </w:tcPr>
          <w:p w14:paraId="2EE7C2B3" w14:textId="77777777" w:rsidR="002C000E" w:rsidRPr="001D062A" w:rsidRDefault="002C000E" w:rsidP="00851D27">
            <w:pPr>
              <w:spacing w:line="480" w:lineRule="auto"/>
              <w:rPr>
                <w:rFonts w:ascii="Book Antiqua" w:hAnsi="Book Antiqua"/>
              </w:rPr>
            </w:pPr>
            <w:r>
              <w:rPr>
                <w:rFonts w:ascii="Book Antiqua" w:hAnsi="Book Antiqua"/>
              </w:rPr>
              <w:t>28</w:t>
            </w:r>
          </w:p>
        </w:tc>
      </w:tr>
    </w:tbl>
    <w:p w14:paraId="08A160B4" w14:textId="77777777" w:rsidR="002C000E" w:rsidRDefault="002C000E" w:rsidP="002C000E">
      <w:pPr>
        <w:spacing w:line="480" w:lineRule="auto"/>
        <w:jc w:val="center"/>
        <w:rPr>
          <w:rStyle w:val="SubtleEmphasis"/>
          <w:rFonts w:ascii="Book Antiqua" w:hAnsi="Book Antiqua"/>
        </w:rPr>
      </w:pPr>
      <w:r w:rsidRPr="001D062A">
        <w:rPr>
          <w:rStyle w:val="SubtleEmphasis"/>
          <w:rFonts w:ascii="Book Antiqua" w:hAnsi="Book Antiqua"/>
        </w:rPr>
        <w:t xml:space="preserve">Figure </w:t>
      </w:r>
      <w:r>
        <w:rPr>
          <w:rStyle w:val="SubtleEmphasis"/>
          <w:rFonts w:ascii="Book Antiqua" w:hAnsi="Book Antiqua"/>
        </w:rPr>
        <w:t>7</w:t>
      </w:r>
      <w:r w:rsidRPr="001D062A">
        <w:rPr>
          <w:rStyle w:val="SubtleEmphasis"/>
          <w:rFonts w:ascii="Book Antiqua" w:hAnsi="Book Antiqua"/>
        </w:rPr>
        <w:t xml:space="preserve">: Contingency table showing agreements and discrepancies between human observers and tracking software for the </w:t>
      </w:r>
      <w:r>
        <w:rPr>
          <w:rStyle w:val="SubtleEmphasis"/>
          <w:rFonts w:ascii="Book Antiqua" w:hAnsi="Book Antiqua"/>
        </w:rPr>
        <w:t>15W_49B1</w:t>
      </w:r>
      <w:r w:rsidRPr="001D062A">
        <w:rPr>
          <w:rStyle w:val="SubtleEmphasis"/>
          <w:rFonts w:ascii="Book Antiqua" w:hAnsi="Book Antiqua"/>
        </w:rPr>
        <w:t xml:space="preserve"> group. See the caption under Fig.1 for explanation.</w:t>
      </w:r>
    </w:p>
    <w:p w14:paraId="32078C1E" w14:textId="77777777" w:rsidR="002C000E" w:rsidRDefault="002C000E" w:rsidP="002C000E">
      <w:pPr>
        <w:spacing w:line="480" w:lineRule="auto"/>
        <w:rPr>
          <w:rFonts w:ascii="Book Antiqua" w:hAnsi="Book Antiqua" w:cs="Times New Roman"/>
          <w:sz w:val="24"/>
          <w:szCs w:val="24"/>
        </w:rPr>
      </w:pPr>
      <w:r>
        <w:rPr>
          <w:noProof/>
        </w:rPr>
        <w:lastRenderedPageBreak/>
        <w:drawing>
          <wp:inline distT="0" distB="0" distL="0" distR="0" wp14:anchorId="3E2398CC" wp14:editId="0F66B0C1">
            <wp:extent cx="5943600" cy="2683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83510"/>
                    </a:xfrm>
                    <a:prstGeom prst="rect">
                      <a:avLst/>
                    </a:prstGeom>
                  </pic:spPr>
                </pic:pic>
              </a:graphicData>
            </a:graphic>
          </wp:inline>
        </w:drawing>
      </w:r>
    </w:p>
    <w:p w14:paraId="6697339D" w14:textId="1B94E4CB" w:rsidR="002C000E" w:rsidRDefault="002C000E" w:rsidP="002C000E">
      <w:pPr>
        <w:spacing w:line="480" w:lineRule="auto"/>
        <w:jc w:val="center"/>
        <w:rPr>
          <w:rStyle w:val="SubtleEmphasis"/>
          <w:rFonts w:ascii="Book Antiqua" w:hAnsi="Book Antiqua"/>
        </w:rPr>
      </w:pPr>
      <w:r>
        <w:rPr>
          <w:rStyle w:val="SubtleEmphasis"/>
          <w:rFonts w:ascii="Book Antiqua" w:hAnsi="Book Antiqua"/>
        </w:rPr>
        <w:t>Figure 8: Distribution of relative dueling frequency in the 15W_49B1. See caption under Fig. 2 for explanation.</w:t>
      </w:r>
    </w:p>
    <w:p w14:paraId="3A19EF2D" w14:textId="70D005A6" w:rsidR="002C000E" w:rsidRPr="002C000E" w:rsidRDefault="002C000E" w:rsidP="002C000E">
      <w:pPr>
        <w:spacing w:line="480" w:lineRule="auto"/>
        <w:jc w:val="center"/>
        <w:rPr>
          <w:rStyle w:val="SubtleEmphasis"/>
          <w:rFonts w:ascii="Book Antiqua" w:hAnsi="Book Antiqua"/>
          <w:b/>
          <w:bCs/>
          <w:i w:val="0"/>
          <w:iCs w:val="0"/>
        </w:rPr>
      </w:pPr>
      <w:r>
        <w:rPr>
          <w:rStyle w:val="SubtleEmphasis"/>
          <w:rFonts w:ascii="Book Antiqua" w:hAnsi="Book Antiqua"/>
          <w:b/>
          <w:bCs/>
          <w:i w:val="0"/>
          <w:iCs w:val="0"/>
        </w:rPr>
        <w:t>15W – Dueling sums per day</w:t>
      </w:r>
    </w:p>
    <w:p w14:paraId="525E9F37" w14:textId="05174C06" w:rsidR="002C000E" w:rsidRDefault="00E34F53" w:rsidP="002C000E">
      <w:pPr>
        <w:spacing w:line="480" w:lineRule="auto"/>
        <w:jc w:val="center"/>
        <w:rPr>
          <w:rStyle w:val="SubtleEmphasis"/>
          <w:rFonts w:ascii="Book Antiqua" w:hAnsi="Book Antiqua"/>
        </w:rPr>
      </w:pPr>
      <w:r>
        <w:rPr>
          <w:noProof/>
        </w:rPr>
        <mc:AlternateContent>
          <mc:Choice Requires="wps">
            <w:drawing>
              <wp:anchor distT="0" distB="0" distL="114300" distR="114300" simplePos="0" relativeHeight="251720704" behindDoc="0" locked="0" layoutInCell="1" allowOverlap="1" wp14:anchorId="69CC22C5" wp14:editId="3291AA4A">
                <wp:simplePos x="0" y="0"/>
                <wp:positionH relativeFrom="column">
                  <wp:posOffset>4405312</wp:posOffset>
                </wp:positionH>
                <wp:positionV relativeFrom="paragraph">
                  <wp:posOffset>2676208</wp:posOffset>
                </wp:positionV>
                <wp:extent cx="199159" cy="169718"/>
                <wp:effectExtent l="38100" t="38100" r="29845" b="40005"/>
                <wp:wrapNone/>
                <wp:docPr id="12" name="Star: 5 Points 12"/>
                <wp:cNvGraphicFramePr/>
                <a:graphic xmlns:a="http://schemas.openxmlformats.org/drawingml/2006/main">
                  <a:graphicData uri="http://schemas.microsoft.com/office/word/2010/wordprocessingShape">
                    <wps:wsp>
                      <wps:cNvSpPr/>
                      <wps:spPr>
                        <a:xfrm>
                          <a:off x="0" y="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8C660" id="Star: 5 Points 12" o:spid="_x0000_s1026" style="position:absolute;margin-left:346.85pt;margin-top:210.75pt;width:15.7pt;height:13.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9159,16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w:pict>
          </mc:Fallback>
        </mc:AlternateContent>
      </w:r>
      <w:r>
        <w:rPr>
          <w:noProof/>
        </w:rPr>
        <mc:AlternateContent>
          <mc:Choice Requires="wps">
            <w:drawing>
              <wp:anchor distT="0" distB="0" distL="114300" distR="114300" simplePos="0" relativeHeight="251656192" behindDoc="0" locked="0" layoutInCell="1" allowOverlap="1" wp14:anchorId="1531D968" wp14:editId="26B09EAD">
                <wp:simplePos x="0" y="0"/>
                <wp:positionH relativeFrom="column">
                  <wp:posOffset>818198</wp:posOffset>
                </wp:positionH>
                <wp:positionV relativeFrom="paragraph">
                  <wp:posOffset>2613978</wp:posOffset>
                </wp:positionV>
                <wp:extent cx="199159" cy="169718"/>
                <wp:effectExtent l="38100" t="38100" r="29845" b="40005"/>
                <wp:wrapNone/>
                <wp:docPr id="31" name="Star: 5 Points 31"/>
                <wp:cNvGraphicFramePr/>
                <a:graphic xmlns:a="http://schemas.openxmlformats.org/drawingml/2006/main">
                  <a:graphicData uri="http://schemas.microsoft.com/office/word/2010/wordprocessingShape">
                    <wps:wsp>
                      <wps:cNvSpPr/>
                      <wps:spPr>
                        <a:xfrm>
                          <a:off x="0" y="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77844" id="Star: 5 Points 31" o:spid="_x0000_s1026" style="position:absolute;margin-left:64.45pt;margin-top:205.85pt;width:15.7pt;height:1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9159,16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w:pict>
          </mc:Fallback>
        </mc:AlternateContent>
      </w:r>
      <w:r>
        <w:rPr>
          <w:noProof/>
        </w:rPr>
        <mc:AlternateContent>
          <mc:Choice Requires="wps">
            <w:drawing>
              <wp:anchor distT="0" distB="0" distL="114300" distR="114300" simplePos="0" relativeHeight="251658240" behindDoc="0" locked="0" layoutInCell="1" allowOverlap="1" wp14:anchorId="578268B0" wp14:editId="65C2B547">
                <wp:simplePos x="0" y="0"/>
                <wp:positionH relativeFrom="column">
                  <wp:posOffset>5592445</wp:posOffset>
                </wp:positionH>
                <wp:positionV relativeFrom="paragraph">
                  <wp:posOffset>1419225</wp:posOffset>
                </wp:positionV>
                <wp:extent cx="199159" cy="169718"/>
                <wp:effectExtent l="38100" t="38100" r="29845" b="40005"/>
                <wp:wrapNone/>
                <wp:docPr id="32" name="Star: 5 Points 32"/>
                <wp:cNvGraphicFramePr/>
                <a:graphic xmlns:a="http://schemas.openxmlformats.org/drawingml/2006/main">
                  <a:graphicData uri="http://schemas.microsoft.com/office/word/2010/wordprocessingShape">
                    <wps:wsp>
                      <wps:cNvSpPr/>
                      <wps:spPr>
                        <a:xfrm>
                          <a:off x="0" y="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BD92" id="Star: 5 Points 32" o:spid="_x0000_s1026" style="position:absolute;margin-left:440.35pt;margin-top:111.75pt;width:15.7pt;height:1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9159,16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w:pict>
          </mc:Fallback>
        </mc:AlternateContent>
      </w:r>
      <w:r w:rsidR="00F55886">
        <w:rPr>
          <w:noProof/>
        </w:rPr>
        <mc:AlternateContent>
          <mc:Choice Requires="wps">
            <w:drawing>
              <wp:anchor distT="0" distB="0" distL="114300" distR="114300" simplePos="0" relativeHeight="251660288" behindDoc="0" locked="0" layoutInCell="1" allowOverlap="1" wp14:anchorId="3C7440F9" wp14:editId="16A07230">
                <wp:simplePos x="0" y="0"/>
                <wp:positionH relativeFrom="column">
                  <wp:posOffset>4340542</wp:posOffset>
                </wp:positionH>
                <wp:positionV relativeFrom="paragraph">
                  <wp:posOffset>176847</wp:posOffset>
                </wp:positionV>
                <wp:extent cx="199159" cy="169718"/>
                <wp:effectExtent l="38100" t="38100" r="29845" b="40005"/>
                <wp:wrapNone/>
                <wp:docPr id="33" name="Star: 5 Points 33"/>
                <wp:cNvGraphicFramePr/>
                <a:graphic xmlns:a="http://schemas.openxmlformats.org/drawingml/2006/main">
                  <a:graphicData uri="http://schemas.microsoft.com/office/word/2010/wordprocessingShape">
                    <wps:wsp>
                      <wps:cNvSpPr/>
                      <wps:spPr>
                        <a:xfrm>
                          <a:off x="0" y="0"/>
                          <a:ext cx="199159" cy="169718"/>
                        </a:xfrm>
                        <a:prstGeom prst="star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E2734" id="Star: 5 Points 33" o:spid="_x0000_s1026" style="position:absolute;margin-left:341.75pt;margin-top:13.9pt;width:15.7pt;height:1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9159,16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" path="m,64826r76072,1l99580,r23507,64827l199159,64826r-61544,40065l161123,169718,99580,129652,38036,169718,61544,104891,,64826xe" fillcolor="red" strokecolor="#1f3763 [1604]" strokeweight="1pt">
                <v:stroke joinstyle="miter"/>
                <v:path arrowok="t" o:connecttype="custom" o:connectlocs="0,64826;76072,64827;99580,0;123087,64827;199159,64826;137615,104891;161123,169718;99580,129652;38036,169718;61544,104891;0,64826" o:connectangles="0,0,0,0,0,0,0,0,0,0,0"/>
              </v:shape>
            </w:pict>
          </mc:Fallback>
        </mc:AlternateContent>
      </w:r>
      <w:r>
        <w:rPr>
          <w:noProof/>
        </w:rPr>
        <w:drawing>
          <wp:inline distT="0" distB="0" distL="0" distR="0" wp14:anchorId="4282281B" wp14:editId="17F47D1A">
            <wp:extent cx="5943600" cy="3701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01415"/>
                    </a:xfrm>
                    <a:prstGeom prst="rect">
                      <a:avLst/>
                    </a:prstGeom>
                  </pic:spPr>
                </pic:pic>
              </a:graphicData>
            </a:graphic>
          </wp:inline>
        </w:drawing>
      </w:r>
    </w:p>
    <w:p w14:paraId="6CC73ABE" w14:textId="6E491D93" w:rsidR="002C000E" w:rsidRDefault="002C000E" w:rsidP="002C000E">
      <w:pPr>
        <w:spacing w:line="480" w:lineRule="auto"/>
        <w:jc w:val="center"/>
        <w:rPr>
          <w:rStyle w:val="SubtleEmphasis"/>
          <w:rFonts w:ascii="Book Antiqua" w:hAnsi="Book Antiqua"/>
        </w:rPr>
      </w:pPr>
      <w:r>
        <w:rPr>
          <w:rStyle w:val="SubtleEmphasis"/>
          <w:rFonts w:ascii="Book Antiqua" w:hAnsi="Book Antiqua"/>
        </w:rPr>
        <w:lastRenderedPageBreak/>
        <w:t>Red: Human observations; Blue: Mate’s observations. Y-axis = dueling sum, X-axis = day</w:t>
      </w:r>
      <w:r w:rsidR="007F0647">
        <w:rPr>
          <w:rStyle w:val="SubtleEmphasis"/>
          <w:rFonts w:ascii="Book Antiqua" w:hAnsi="Book Antiqua"/>
        </w:rPr>
        <w:t xml:space="preserve"> (1-3)</w:t>
      </w:r>
    </w:p>
    <w:p w14:paraId="447E0772" w14:textId="77777777" w:rsidR="002C000E" w:rsidRDefault="002C000E" w:rsidP="002C000E">
      <w:pPr>
        <w:spacing w:line="480" w:lineRule="auto"/>
        <w:jc w:val="center"/>
        <w:rPr>
          <w:rStyle w:val="SubtleEmphasis"/>
          <w:rFonts w:ascii="Book Antiqua" w:hAnsi="Book Antiqua"/>
        </w:rPr>
      </w:pPr>
    </w:p>
    <w:p w14:paraId="7772ADA1" w14:textId="77777777" w:rsidR="002C000E" w:rsidRDefault="002C000E" w:rsidP="002C000E">
      <w:pPr>
        <w:spacing w:line="480" w:lineRule="auto"/>
        <w:rPr>
          <w:rStyle w:val="SubtleEmphasis"/>
          <w:rFonts w:ascii="Book Antiqua" w:hAnsi="Book Antiqua"/>
        </w:rPr>
      </w:pPr>
    </w:p>
    <w:p w14:paraId="51A3EA45" w14:textId="77777777" w:rsidR="002C000E" w:rsidRPr="001D062A" w:rsidRDefault="002C000E" w:rsidP="002C000E">
      <w:pPr>
        <w:spacing w:line="480" w:lineRule="auto"/>
        <w:rPr>
          <w:rFonts w:ascii="Book Antiqua" w:hAnsi="Book Antiqua" w:cs="Times New Roman"/>
          <w:sz w:val="24"/>
          <w:szCs w:val="24"/>
        </w:rPr>
      </w:pPr>
    </w:p>
    <w:p w14:paraId="185F49E9" w14:textId="77777777" w:rsidR="002C000E" w:rsidRPr="001D062A" w:rsidRDefault="002C000E" w:rsidP="002C000E">
      <w:pPr>
        <w:spacing w:line="480" w:lineRule="auto"/>
        <w:rPr>
          <w:rFonts w:ascii="Book Antiqua" w:hAnsi="Book Antiqua" w:cs="Times New Roman"/>
          <w:sz w:val="24"/>
          <w:szCs w:val="24"/>
        </w:rPr>
      </w:pPr>
    </w:p>
    <w:p w14:paraId="1AA33841" w14:textId="77777777" w:rsidR="002C000E" w:rsidRPr="001D062A" w:rsidRDefault="002C000E" w:rsidP="002C000E">
      <w:pPr>
        <w:pStyle w:val="ListParagraph"/>
        <w:spacing w:line="480" w:lineRule="auto"/>
        <w:ind w:left="1800"/>
        <w:rPr>
          <w:rFonts w:ascii="Book Antiqua" w:hAnsi="Book Antiqua"/>
          <w:b/>
          <w:bCs/>
        </w:rPr>
      </w:pPr>
    </w:p>
    <w:p w14:paraId="02B1C978" w14:textId="77777777" w:rsidR="002C000E" w:rsidRPr="001D062A" w:rsidRDefault="002C000E" w:rsidP="002C000E">
      <w:pPr>
        <w:spacing w:line="480" w:lineRule="auto"/>
        <w:rPr>
          <w:rFonts w:ascii="Book Antiqua" w:hAnsi="Book Antiqua" w:cs="Times New Roman"/>
          <w:sz w:val="24"/>
          <w:szCs w:val="24"/>
        </w:rPr>
      </w:pPr>
    </w:p>
    <w:p w14:paraId="798AA861" w14:textId="77777777" w:rsidR="00555E9C" w:rsidRDefault="00AA334A"/>
    <w:sectPr w:rsidR="00555E9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jamin Pyenson (Student)" w:date="2021-03-15T16:50:00Z" w:initials="BP(">
    <w:p w14:paraId="64C715AA" w14:textId="77777777" w:rsidR="002C000E" w:rsidRDefault="002C000E" w:rsidP="002C000E">
      <w:pPr>
        <w:pStyle w:val="CommentText"/>
      </w:pPr>
      <w:r>
        <w:rPr>
          <w:rStyle w:val="CommentReference"/>
        </w:rPr>
        <w:annotationRef/>
      </w:r>
      <w:r>
        <w:t>Not necessarily for the objective you have in mind.</w:t>
      </w:r>
    </w:p>
  </w:comment>
  <w:comment w:id="2" w:author="Benjamin Pyenson (Student)" w:date="2021-03-29T14:35:00Z" w:initials="BP(">
    <w:p w14:paraId="4496FE0A" w14:textId="77777777" w:rsidR="002C000E" w:rsidRDefault="002C000E" w:rsidP="002C000E">
      <w:pPr>
        <w:pStyle w:val="CommentText"/>
      </w:pPr>
      <w:r>
        <w:rPr>
          <w:rStyle w:val="CommentReference"/>
        </w:rPr>
        <w:annotationRef/>
      </w:r>
      <w:r>
        <w:t>Juergen doesn’t know what ‘clean’ means in this context.  You’ll have to be more explicit step-by-step what you did in the script.  Just write it out in your own words what you did briefly in a sentence or two here.</w:t>
      </w:r>
    </w:p>
  </w:comment>
  <w:comment w:id="3" w:author="Benjamin Pyenson (Student)" w:date="2021-03-29T14:38:00Z" w:initials="BP(">
    <w:p w14:paraId="6F9C92F5" w14:textId="77777777" w:rsidR="002C000E" w:rsidRDefault="002C000E" w:rsidP="002C000E">
      <w:pPr>
        <w:pStyle w:val="CommentText"/>
      </w:pPr>
      <m:oMathPara>
        <m:oMath>
          <m:r>
            <w:rPr>
              <w:rStyle w:val="CommentReference"/>
              <w:rFonts w:ascii="Cambria Math" w:hAnsi="Cambria Math"/>
              <w:i/>
            </w:rPr>
            <w:annotationRef/>
          </m:r>
          <m:r>
            <w:rPr>
              <w:rStyle w:val="CommentReference"/>
              <w:rFonts w:ascii="Cambria Math" w:hAnsi="Cambria Math"/>
            </w:rPr>
            <m:t>df</m:t>
          </m:r>
        </m:oMath>
      </m:oMathPara>
    </w:p>
  </w:comment>
  <w:comment w:id="6" w:author="Benjamin Pyenson (Student)" w:date="2021-03-29T14:31:00Z" w:initials="BP(">
    <w:p w14:paraId="64BEAC39" w14:textId="77777777" w:rsidR="002C000E" w:rsidRDefault="002C000E" w:rsidP="002C000E">
      <w:pPr>
        <w:pStyle w:val="CommentText"/>
      </w:pPr>
      <w:r>
        <w:rPr>
          <w:rStyle w:val="CommentReference"/>
        </w:rPr>
        <w:annotationRef/>
      </w:r>
      <w:r>
        <w:t>Juergen will probably say that these are predictions.  As a result, this sentence should probably go at the end of the introduction when you discuss your hypotheses and predictions.</w:t>
      </w:r>
    </w:p>
  </w:comment>
  <w:comment w:id="7" w:author="Benjamin Pyenson (Student)" w:date="2021-03-29T14:36:00Z" w:initials="BP(">
    <w:p w14:paraId="01E20437" w14:textId="77777777" w:rsidR="002C000E" w:rsidRDefault="002C000E" w:rsidP="002C000E">
      <w:pPr>
        <w:pStyle w:val="CommentText"/>
      </w:pPr>
      <w:r>
        <w:rPr>
          <w:rStyle w:val="CommentReference"/>
        </w:rPr>
        <w:annotationRef/>
      </w:r>
      <w:r>
        <w:t>See note above to clarify what ‘cleaning’ means in more clear and explicit steps.  Remember, Juergen didn’t clean the data.</w:t>
      </w:r>
    </w:p>
  </w:comment>
  <w:comment w:id="8" w:author="Benjamin Pyenson (Student)" w:date="2021-03-29T14:36:00Z" w:initials="BP(">
    <w:p w14:paraId="56C86EF9" w14:textId="77777777" w:rsidR="002C000E" w:rsidRDefault="002C000E" w:rsidP="002C000E">
      <w:pPr>
        <w:pStyle w:val="CommentText"/>
      </w:pPr>
      <w:r>
        <w:rPr>
          <w:rStyle w:val="CommentReference"/>
        </w:rPr>
        <w:annotationRef/>
      </w:r>
      <w:r>
        <w:t>You don’t mean paired.  You mean compared or contrasted.</w:t>
      </w:r>
    </w:p>
  </w:comment>
  <w:comment w:id="9" w:author="Benjamin Pyenson (Student)" w:date="2021-03-29T14:39:00Z" w:initials="BP(">
    <w:p w14:paraId="62561AC0" w14:textId="77777777" w:rsidR="002C000E" w:rsidRDefault="002C000E" w:rsidP="002C000E">
      <w:pPr>
        <w:pStyle w:val="CommentText"/>
      </w:pPr>
      <w:r>
        <w:rPr>
          <w:rStyle w:val="CommentReference"/>
        </w:rPr>
        <w:annotationRef/>
      </w:r>
      <w:r>
        <w:t>See note in methods for clarifying how exactly you calculated relative dueling frequency.  I suggest creating an equation in Word to describe the calculation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C715AA" w15:done="0"/>
  <w15:commentEx w15:paraId="4496FE0A" w15:done="0"/>
  <w15:commentEx w15:paraId="6F9C92F5" w15:done="1"/>
  <w15:commentEx w15:paraId="64BEAC39" w15:done="0"/>
  <w15:commentEx w15:paraId="01E20437" w15:done="1"/>
  <w15:commentEx w15:paraId="56C86EF9" w15:done="1"/>
  <w15:commentEx w15:paraId="62561AC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A0ED0" w16cex:dateUtc="2021-03-15T23:50:00Z"/>
  <w16cex:commentExtensible w16cex:durableId="240C642B" w16cex:dateUtc="2021-03-29T21:35:00Z"/>
  <w16cex:commentExtensible w16cex:durableId="240C64CA" w16cex:dateUtc="2021-03-29T21:38:00Z"/>
  <w16cex:commentExtensible w16cex:durableId="240C633A" w16cex:dateUtc="2021-03-29T21:31:00Z"/>
  <w16cex:commentExtensible w16cex:durableId="240C6466" w16cex:dateUtc="2021-03-29T21:36:00Z"/>
  <w16cex:commentExtensible w16cex:durableId="240C6458" w16cex:dateUtc="2021-03-29T21:36:00Z"/>
  <w16cex:commentExtensible w16cex:durableId="240C6531" w16cex:dateUtc="2021-03-29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C715AA" w16cid:durableId="23FA0ED0"/>
  <w16cid:commentId w16cid:paraId="4496FE0A" w16cid:durableId="240C642B"/>
  <w16cid:commentId w16cid:paraId="6F9C92F5" w16cid:durableId="240C64CA"/>
  <w16cid:commentId w16cid:paraId="64BEAC39" w16cid:durableId="240C633A"/>
  <w16cid:commentId w16cid:paraId="01E20437" w16cid:durableId="240C6466"/>
  <w16cid:commentId w16cid:paraId="56C86EF9" w16cid:durableId="240C6458"/>
  <w16cid:commentId w16cid:paraId="62561AC0" w16cid:durableId="240C65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5551E" w14:textId="77777777" w:rsidR="00AA334A" w:rsidRDefault="00AA334A" w:rsidP="00F55886">
      <w:pPr>
        <w:spacing w:after="0" w:line="240" w:lineRule="auto"/>
      </w:pPr>
      <w:r>
        <w:separator/>
      </w:r>
    </w:p>
  </w:endnote>
  <w:endnote w:type="continuationSeparator" w:id="0">
    <w:p w14:paraId="61B839A9" w14:textId="77777777" w:rsidR="00AA334A" w:rsidRDefault="00AA334A" w:rsidP="00F55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A29AC" w14:textId="77777777" w:rsidR="00AA334A" w:rsidRDefault="00AA334A" w:rsidP="00F55886">
      <w:pPr>
        <w:spacing w:after="0" w:line="240" w:lineRule="auto"/>
      </w:pPr>
      <w:r>
        <w:separator/>
      </w:r>
    </w:p>
  </w:footnote>
  <w:footnote w:type="continuationSeparator" w:id="0">
    <w:p w14:paraId="5A124E6D" w14:textId="77777777" w:rsidR="00AA334A" w:rsidRDefault="00AA334A" w:rsidP="00F55886">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Pyenson (Student)">
    <w15:presenceInfo w15:providerId="AD" w15:userId="S::bpyenson@sundevils.asu.edu::d00c0f80-21d7-4391-b0bb-080f7e0b34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00E"/>
    <w:rsid w:val="000C09AA"/>
    <w:rsid w:val="000D3576"/>
    <w:rsid w:val="002C000E"/>
    <w:rsid w:val="00483FC2"/>
    <w:rsid w:val="005B5825"/>
    <w:rsid w:val="007378DB"/>
    <w:rsid w:val="007C5735"/>
    <w:rsid w:val="007F0647"/>
    <w:rsid w:val="00A63D3C"/>
    <w:rsid w:val="00AA334A"/>
    <w:rsid w:val="00BF30D1"/>
    <w:rsid w:val="00C26505"/>
    <w:rsid w:val="00D33BCF"/>
    <w:rsid w:val="00DD5CDF"/>
    <w:rsid w:val="00E34F53"/>
    <w:rsid w:val="00F15312"/>
    <w:rsid w:val="00F55886"/>
    <w:rsid w:val="00FA0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FCC7B"/>
  <w15:chartTrackingRefBased/>
  <w15:docId w15:val="{295F6969-521C-4F01-B2E0-77A6BFDE2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0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00E"/>
    <w:pPr>
      <w:ind w:left="720"/>
      <w:contextualSpacing/>
    </w:pPr>
  </w:style>
  <w:style w:type="character" w:styleId="CommentReference">
    <w:name w:val="annotation reference"/>
    <w:basedOn w:val="DefaultParagraphFont"/>
    <w:uiPriority w:val="99"/>
    <w:semiHidden/>
    <w:unhideWhenUsed/>
    <w:rsid w:val="002C000E"/>
    <w:rPr>
      <w:sz w:val="16"/>
      <w:szCs w:val="16"/>
    </w:rPr>
  </w:style>
  <w:style w:type="paragraph" w:styleId="CommentText">
    <w:name w:val="annotation text"/>
    <w:basedOn w:val="Normal"/>
    <w:link w:val="CommentTextChar"/>
    <w:uiPriority w:val="99"/>
    <w:semiHidden/>
    <w:unhideWhenUsed/>
    <w:rsid w:val="002C000E"/>
    <w:pPr>
      <w:spacing w:line="240" w:lineRule="auto"/>
    </w:pPr>
    <w:rPr>
      <w:sz w:val="20"/>
      <w:szCs w:val="20"/>
    </w:rPr>
  </w:style>
  <w:style w:type="character" w:customStyle="1" w:styleId="CommentTextChar">
    <w:name w:val="Comment Text Char"/>
    <w:basedOn w:val="DefaultParagraphFont"/>
    <w:link w:val="CommentText"/>
    <w:uiPriority w:val="99"/>
    <w:semiHidden/>
    <w:rsid w:val="002C000E"/>
    <w:rPr>
      <w:sz w:val="20"/>
      <w:szCs w:val="20"/>
    </w:rPr>
  </w:style>
  <w:style w:type="table" w:styleId="TableGrid">
    <w:name w:val="Table Grid"/>
    <w:basedOn w:val="TableNormal"/>
    <w:uiPriority w:val="39"/>
    <w:rsid w:val="002C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2C000E"/>
    <w:rPr>
      <w:i/>
      <w:iCs/>
      <w:color w:val="404040" w:themeColor="text1" w:themeTint="BF"/>
    </w:rPr>
  </w:style>
  <w:style w:type="paragraph" w:styleId="BalloonText">
    <w:name w:val="Balloon Text"/>
    <w:basedOn w:val="Normal"/>
    <w:link w:val="BalloonTextChar"/>
    <w:uiPriority w:val="99"/>
    <w:semiHidden/>
    <w:unhideWhenUsed/>
    <w:rsid w:val="002C00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00E"/>
    <w:rPr>
      <w:rFonts w:ascii="Segoe UI" w:hAnsi="Segoe UI" w:cs="Segoe UI"/>
      <w:sz w:val="18"/>
      <w:szCs w:val="18"/>
    </w:rPr>
  </w:style>
  <w:style w:type="paragraph" w:styleId="Header">
    <w:name w:val="header"/>
    <w:basedOn w:val="Normal"/>
    <w:link w:val="HeaderChar"/>
    <w:uiPriority w:val="99"/>
    <w:unhideWhenUsed/>
    <w:rsid w:val="00F558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886"/>
  </w:style>
  <w:style w:type="paragraph" w:styleId="Footer">
    <w:name w:val="footer"/>
    <w:basedOn w:val="Normal"/>
    <w:link w:val="FooterChar"/>
    <w:uiPriority w:val="99"/>
    <w:unhideWhenUsed/>
    <w:rsid w:val="00F558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26733-1F59-4AE6-900F-FEFA0D3CA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11</Pages>
  <Words>1214</Words>
  <Characters>6921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m</dc:creator>
  <cp:keywords/>
  <dc:description/>
  <cp:lastModifiedBy>ruben m</cp:lastModifiedBy>
  <cp:revision>7</cp:revision>
  <dcterms:created xsi:type="dcterms:W3CDTF">2021-04-12T23:20:00Z</dcterms:created>
  <dcterms:modified xsi:type="dcterms:W3CDTF">2021-04-20T19:49:00Z</dcterms:modified>
</cp:coreProperties>
</file>